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40" w:before="0"/>
      </w:pPr>
      <w:r>
        <w:rPr>
          <w:rFonts w:ascii="Arial" w:cs="Arial" w:eastAsia="Arial" w:hAnsi="Arial"/>
          <w:b/>
          <w:bCs/>
          <w:color w:val="0C1526"/>
          <w:sz w:val="72"/>
          <w:szCs w:val="72"/>
        </w:rPr>
        <w:t xml:space="preserve">Pluggedin</w:t>
      </w:r>
      <w:r>
        <w:rPr>
          <w:rFonts w:ascii="Arial" w:cs="Arial" w:eastAsia="Arial" w:hAnsi="Arial"/>
          <w:b/>
          <w:bCs/>
          <w:color w:val="E09400"/>
          <w:sz w:val="72"/>
          <w:szCs w:val="72"/>
        </w:rPr>
        <w:t xml:space="preserve">.solar</w:t>
      </w:r>
    </w:p>
    <w:p>
      <w:pPr>
        <w:spacing w:after="280" w:before="0"/>
      </w:pPr>
      <w:r>
        <w:rPr>
          <w:rFonts w:ascii="Arial" w:cs="Arial" w:eastAsia="Arial" w:hAnsi="Arial"/>
          <w:color w:val="4A5568"/>
          <w:sz w:val="32"/>
          <w:szCs w:val="32"/>
        </w:rPr>
        <w:t xml:space="preserve">Content Strategy &amp; Editorial Plan 2026</w:t>
      </w:r>
    </w:p>
    <w:p>
      <w:pPr>
        <w:pBdr>
          <w:bottom w:val="single" w:color="E09400" w:sz="4" w:space="1"/>
        </w:pBdr>
        <w:spacing w:after="160" w:before="160"/>
      </w:pPr>
    </w:p>
    <w:p>
      <w:pPr>
        <w:spacing w:after="80" w:before="200"/>
      </w:pPr>
      <w:r>
        <w:rPr>
          <w:rFonts w:ascii="Arial" w:cs="Arial" w:eastAsia="Arial" w:hAnsi="Arial"/>
          <w:i/>
          <w:iCs/>
          <w:color w:val="4A5568"/>
          <w:sz w:val="22"/>
          <w:szCs w:val="22"/>
        </w:rPr>
        <w:t xml:space="preserve">10 keyword clusters  ·  </w:t>
      </w:r>
      <w:del w:id="920" w:author="Claude" w:date="2026-04-05T00:00:00Z">
        <w:r>
          <w:rPr>
            <w:rFonts w:ascii="Arial" w:cs="Arial" w:eastAsia="Arial" w:hAnsi="Arial"/>
            <w:i/>
            <w:iCs/>
            <w:color w:val="4A5568"/>
            <w:sz w:val="22"/>
            <w:szCs w:val="22"/>
          </w:rPr>
          <w:delText xml:space="preserve">47</w:delText>
        </w:r>
      </w:del>
      <w:ins w:id="921" w:author="Claude" w:date="2026-04-05T00:00:00Z">
        <w:r>
          <w:rPr>
            <w:rFonts w:ascii="Arial" w:cs="Arial" w:eastAsia="Arial" w:hAnsi="Arial"/>
            <w:i/>
            <w:iCs/>
            <w:color w:val="4A5568"/>
            <w:sz w:val="22"/>
            <w:szCs w:val="22"/>
          </w:rPr>
          <w:t xml:space="preserve">50</w:t>
        </w:r>
      </w:ins>
      <w:r>
        <w:rPr>
          <w:rFonts w:ascii="Arial" w:cs="Arial" w:eastAsia="Arial" w:hAnsi="Arial"/>
          <w:i/>
          <w:iCs/>
          <w:color w:val="4A5568"/>
          <w:sz w:val="22"/>
          <w:szCs w:val="22"/>
        </w:rPr>
        <w:t xml:space="preserve"> article briefs  ·  4-phase publishing plan</w:t>
      </w:r>
    </w:p>
    <w:p>
      <w:pPr>
        <w:spacing w:after="0" w:before="40"/>
      </w:pPr>
      <w:r>
        <w:rPr>
          <w:rFonts w:ascii="Arial" w:cs="Arial" w:eastAsia="Arial" w:hAnsi="Arial"/>
          <w:color w:val="8896AF"/>
          <w:sz w:val="18"/>
          <w:szCs w:val="18"/>
        </w:rPr>
        <w:t xml:space="preserve">Prepared April 2026  ·  Update when BSI product standard publishes (~July 2026)</w:t>
      </w:r>
    </w:p>
    <w:p>
      <w:pPr>
        <w:spacing w:after="0" w:before="0"/>
      </w:pPr>
    </w:p>
    <w:p>
      <w:pPr>
        <w:spacing w:after="0" w:before="0"/>
      </w:pPr>
    </w:p>
    <w:p>
      <w:r>
        <w:br w:type="page"/>
      </w:r>
    </w:p>
    <w:p>
      <w:pPr>
        <w:pStyle w:val="Heading1"/>
        <w:spacing w:after="180" w:before="360"/>
      </w:pPr>
      <w:r>
        <w:rPr>
          <w:rFonts w:ascii="Arial" w:cs="Arial" w:eastAsia="Arial" w:hAnsi="Arial"/>
          <w:b/>
          <w:bCs/>
          <w:color w:val="0C1526"/>
          <w:sz w:val="36"/>
          <w:szCs w:val="36"/>
        </w:rPr>
        <w:t xml:space="preserve">1. Content Architecture</w:t>
      </w:r>
    </w:p>
    <w:p>
      <w:pPr>
        <w:spacing w:after="100" w:before="60"/>
      </w:pPr>
      <w:r>
        <w:rPr>
          <w:rFonts w:ascii="Arial" w:cs="Arial" w:eastAsia="Arial" w:hAnsi="Arial"/>
          <w:b w:val="false"/>
          <w:bCs w:val="false"/>
          <w:i w:val="false"/>
          <w:iCs w:val="false"/>
          <w:color w:val="4A5568"/>
          <w:sz w:val="22"/>
          <w:szCs w:val="22"/>
        </w:rPr>
        <w:t xml:space="preserve">The site operates on a hub-and-spoke model. Each cluster has one authoritative hub page targeting a head keyword, supported by 3–6 spoke articles targeting longer-tail variations. All spokes link back to their hub; hubs link to the calculator and to each other where relevant.</w:t>
      </w:r>
    </w:p>
    <w:p>
      <w:pPr>
        <w:spacing w:after="0" w:before="0"/>
      </w:pPr>
    </w:p>
    <w:p>
      <w:pPr>
        <w:pStyle w:val="Heading2"/>
        <w:spacing w:after="120" w:before="280"/>
      </w:pPr>
      <w:r>
        <w:rPr>
          <w:rFonts w:ascii="Arial" w:cs="Arial" w:eastAsia="Arial" w:hAnsi="Arial"/>
          <w:b/>
          <w:bCs/>
          <w:color w:val="0C1526"/>
          <w:sz w:val="26"/>
          <w:szCs w:val="26"/>
        </w:rPr>
        <w:t xml:space="preserve">Publishing philosophy</w:t>
      </w:r>
    </w:p>
    <w:p>
      <w:pPr>
        <w:spacing w:after="100" w:before="60"/>
      </w:pPr>
      <w:r>
        <w:rPr>
          <w:rFonts w:ascii="Arial" w:cs="Arial" w:eastAsia="Arial" w:hAnsi="Arial"/>
          <w:b w:val="false"/>
          <w:bCs w:val="false"/>
          <w:i w:val="false"/>
          <w:iCs w:val="false"/>
          <w:color w:val="4A5568"/>
          <w:sz w:val="22"/>
          <w:szCs w:val="22"/>
        </w:rPr>
        <w:t xml:space="preserve">The BSI product standard is expected ~July 2026. Until then, no compliant kit can legally be purchased and connected. This creates a defined window:</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9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Focus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Now → Jul 2026</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Informational content — legal, savings, who it's for, installation guides. Rank before kits are available. Capture demand, build email list.</w:t>
            </w:r>
          </w:p>
        </w:tc>
      </w:tr>
      <w:tr>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 → Oct 2026</w:t>
            </w:r>
          </w:p>
        </w:tc>
        <w:tc>
          <w:tcPr>
            <w:tcW w:type="dxa" w:w="69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Commercial content — product reviews, comparisons, buying guides. Monetise purchase intent as kits arrive in shops.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Oct 2026 onwards</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Long-tail expansion — niche installation contexts, seasonal content, update existing articles with real-world data.</w:t>
            </w:r>
          </w:p>
        </w:tc>
      </w:tr>
    </w:tbl>
    <w:p>
      <w:pPr>
        <w:spacing w:after="0" w:before="0"/>
      </w:pPr>
    </w:p>
    <w:p>
      <w:pPr>
        <w:pStyle w:val="Heading2"/>
        <w:spacing w:after="120" w:before="280"/>
      </w:pPr>
      <w:r>
        <w:rPr>
          <w:rFonts w:ascii="Arial" w:cs="Arial" w:eastAsia="Arial" w:hAnsi="Arial"/>
          <w:b/>
          <w:bCs/>
          <w:color w:val="0C1526"/>
          <w:sz w:val="26"/>
          <w:szCs w:val="26"/>
        </w:rPr>
        <w:t xml:space="preserve">Internal linking rules</w:t>
      </w:r>
    </w:p>
    <w:p>
      <w:pPr>
        <w:pStyle w:val="ListParagraph"/>
        <w:numPr>
          <w:ilvl w:val="0"/>
          <w:numId w:val="2"/>
        </w:numPr>
        <w:spacing w:after="40" w:before="40"/>
      </w:pPr>
      <w:r>
        <w:rPr>
          <w:rFonts w:ascii="Arial" w:cs="Arial" w:eastAsia="Arial" w:hAnsi="Arial"/>
          <w:b w:val="false"/>
          <w:bCs w:val="false"/>
          <w:color w:val="4A5568"/>
          <w:sz w:val="21"/>
          <w:szCs w:val="21"/>
        </w:rPr>
        <w:t xml:space="preserve">Every article links to the savings calculator</w:t>
      </w:r>
    </w:p>
    <w:p>
      <w:pPr>
        <w:pStyle w:val="ListParagraph"/>
        <w:numPr>
          <w:ilvl w:val="0"/>
          <w:numId w:val="2"/>
        </w:numPr>
        <w:spacing w:after="40" w:before="40"/>
      </w:pPr>
      <w:r>
        <w:rPr>
          <w:rFonts w:ascii="Arial" w:cs="Arial" w:eastAsia="Arial" w:hAnsi="Arial"/>
          <w:b w:val="false"/>
          <w:bCs w:val="false"/>
          <w:color w:val="4A5568"/>
          <w:sz w:val="21"/>
          <w:szCs w:val="21"/>
        </w:rPr>
        <w:t xml:space="preserve">Every spoke links to its cluster hub</w:t>
      </w:r>
    </w:p>
    <w:p>
      <w:pPr>
        <w:pStyle w:val="ListParagraph"/>
        <w:numPr>
          <w:ilvl w:val="0"/>
          <w:numId w:val="2"/>
        </w:numPr>
        <w:spacing w:after="40" w:before="40"/>
      </w:pPr>
      <w:r>
        <w:rPr>
          <w:rFonts w:ascii="Arial" w:cs="Arial" w:eastAsia="Arial" w:hAnsi="Arial"/>
          <w:b w:val="false"/>
          <w:bCs w:val="false"/>
          <w:color w:val="4A5568"/>
          <w:sz w:val="21"/>
          <w:szCs w:val="21"/>
        </w:rPr>
        <w:t xml:space="preserve">Regulatory articles cross-link to each other</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 reviews link to the comparison hub</w:t>
      </w:r>
    </w:p>
    <w:p>
      <w:pPr>
        <w:pStyle w:val="ListParagraph"/>
        <w:numPr>
          <w:ilvl w:val="0"/>
          <w:numId w:val="2"/>
        </w:numPr>
        <w:spacing w:after="40" w:before="40"/>
      </w:pPr>
      <w:r>
        <w:rPr>
          <w:rFonts w:ascii="Arial" w:cs="Arial" w:eastAsia="Arial" w:hAnsi="Arial"/>
          <w:b w:val="false"/>
          <w:bCs w:val="false"/>
          <w:color w:val="4A5568"/>
          <w:sz w:val="21"/>
          <w:szCs w:val="21"/>
        </w:rPr>
        <w:t xml:space="preserve">Installation guides link to the legal guide (DNO section)</w:t>
      </w:r>
    </w:p>
    <w:p>
      <w:pPr>
        <w:pStyle w:val="ListParagraph"/>
        <w:numPr>
          <w:ilvl w:val="0"/>
          <w:numId w:val="2"/>
        </w:numPr>
        <w:spacing w:after="40" w:before="40"/>
      </w:pPr>
      <w:r>
        <w:rPr>
          <w:rFonts w:ascii="Arial" w:cs="Arial" w:eastAsia="Arial" w:hAnsi="Arial"/>
          <w:b w:val="false"/>
          <w:bCs w:val="false"/>
          <w:color w:val="4A5568"/>
          <w:sz w:val="21"/>
          <w:szCs w:val="21"/>
        </w:rPr>
        <w:t xml:space="preserve">Cluster hubs link to the 2–3 most relevant other hubs</w:t>
      </w:r>
    </w:p>
    <w:p>
      <w:pPr>
        <w:spacing w:after="0" w:before="0"/>
      </w:pPr>
    </w:p>
    <w:p>
      <w:r>
        <w:br w:type="page"/>
      </w:r>
    </w:p>
    <w:p>
      <w:pPr>
        <w:pStyle w:val="Heading1"/>
        <w:spacing w:after="180" w:before="360"/>
      </w:pPr>
      <w:r>
        <w:rPr>
          <w:rFonts w:ascii="Arial" w:cs="Arial" w:eastAsia="Arial" w:hAnsi="Arial"/>
          <w:b/>
          <w:bCs/>
          <w:color w:val="0C1526"/>
          <w:sz w:val="36"/>
          <w:szCs w:val="36"/>
        </w:rPr>
        <w:t xml:space="preserve">2. Master Priority Table</w:t>
      </w:r>
    </w:p>
    <w:p>
      <w:pPr>
        <w:spacing w:after="100" w:before="60"/>
      </w:pPr>
      <w:r>
        <w:rPr>
          <w:rFonts w:ascii="Arial" w:cs="Arial" w:eastAsia="Arial" w:hAnsi="Arial"/>
          <w:b w:val="false"/>
          <w:bCs w:val="false"/>
          <w:i w:val="false"/>
          <w:iCs w:val="false"/>
          <w:color w:val="4A5568"/>
          <w:sz w:val="22"/>
          <w:szCs w:val="22"/>
        </w:rPr>
        <w:t xml:space="preserve">All </w:t>
      </w:r>
      <w:del w:id="922" w:author="Claude" w:date="2026-04-05T00:00:00Z">
        <w:r>
          <w:rPr>
            <w:rFonts w:ascii="Arial" w:cs="Arial" w:eastAsia="Arial" w:hAnsi="Arial"/>
            <w:color w:val="4A5568"/>
            <w:sz w:val="22"/>
            <w:szCs w:val="22"/>
          </w:rPr>
          <w:delText xml:space="preserve">47</w:delText>
        </w:r>
      </w:del>
      <w:ins w:id="923" w:author="Claude" w:date="2026-04-05T00:00:00Z">
        <w:r>
          <w:rPr>
            <w:rFonts w:ascii="Arial" w:cs="Arial" w:eastAsia="Arial" w:hAnsi="Arial"/>
            <w:color w:val="4A5568"/>
            <w:sz w:val="22"/>
            <w:szCs w:val="22"/>
          </w:rPr>
          <w:t xml:space="preserve">50</w:t>
        </w:r>
      </w:ins>
      <w:r>
        <w:rPr>
          <w:rFonts w:ascii="Arial" w:cs="Arial" w:eastAsia="Arial" w:hAnsi="Arial"/>
          <w:color w:val="4A5568"/>
          <w:sz w:val="22"/>
          <w:szCs w:val="22"/>
        </w:rPr>
        <w:t xml:space="preserve"> articles ranked by publishing priority. Build in this order — each phase establishes authority that the next phase benefits from.</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300"/>
        <w:gridCol w:w="1260"/>
      </w:tblGrid>
      <w:tr>
        <w:trPr>
          <w:tblHeader/>
        </w:trPr>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Article / Page</w:t>
            </w:r>
          </w:p>
        </w:tc>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Primary Keyword</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Intent</w:t>
            </w:r>
          </w:p>
        </w:tc>
        <w:tc>
          <w:tcPr>
            <w:tcW w:type="dxa" w:w="13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2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Monetisation</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UK: Complete 2026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 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UK Guide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vs Traditional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vs rooftop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Is Plug-in Solar Legal in the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legal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G98 Notification: How to Tell Your DNO</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G98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BSI Product Standard: What to Expect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BSI plug-in solar standard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Do I Need Landlord Permission?</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landlord permission</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SEG Export Tariff Explained</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smart export guarantee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for Renters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renters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Solar Panels for Flats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flats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Balcony Solar for Renters: What Your AST Says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rented flat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Best Balcony Mounting Options for Renters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mount rented flat</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rPr>
          <w:ins w:id="901" w:author="Claude" w:date="2026-04-05T00:00:00Z"/>
        </w:trP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2" w:author="Claude" w:date="2026-04-05T00:00:00Z">
              <w:r>
                <w:rPr>
                  <w:rFonts w:ascii="Arial" w:cs="Arial" w:eastAsia="Arial" w:hAnsi="Arial"/>
                  <w:b/>
                  <w:bCs/>
                  <w:color w:val="0C1526"/>
                  <w:sz w:val="19"/>
                  <w:szCs w:val="19"/>
                </w:rPr>
                <w:t xml:space="preserve">Renters’ Rights Act 2025 and Plug-in Solar</w:t>
              </w:r>
            </w:ins>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3" w:author="Claude" w:date="2026-04-05T00:00:00Z">
              <w:r>
                <w:rPr>
                  <w:rFonts w:ascii="Arial" w:cs="Arial" w:eastAsia="Arial" w:hAnsi="Arial"/>
                  <w:i/>
                  <w:iCs/>
                  <w:color w:val="0284C7"/>
                  <w:sz w:val="18"/>
                  <w:szCs w:val="18"/>
                </w:rPr>
                <w:t xml:space="preserve">Renters Rights Act solar UK</w:t>
              </w:r>
            </w:ins>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4"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5"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06" w:author="Claude" w:date="2026-04-05T00:00:00Z">
              <w:r>
                <w:rPr>
                  <w:rFonts w:ascii="Arial" w:cs="Arial" w:eastAsia="Arial" w:hAnsi="Arial"/>
                  <w:color w:val="4A5568"/>
                  <w:sz w:val="18"/>
                  <w:szCs w:val="18"/>
                </w:rPr>
                <w:t xml:space="preserve">Email list</w:t>
              </w:r>
            </w:ins>
          </w:p>
        </w:tc>
      </w:tr>
      <w:tr>
        <w:trPr>
          <w:ins w:id="907" w:author="Claude" w:date="2026-04-05T00:00:00Z"/>
        </w:trP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08" w:author="Claude" w:date="2026-04-05T00:00:00Z">
              <w:r>
                <w:rPr>
                  <w:rFonts w:ascii="Arial" w:cs="Arial" w:eastAsia="Arial" w:hAnsi="Arial"/>
                  <w:b/>
                  <w:bCs/>
                  <w:color w:val="0C1526"/>
                  <w:sz w:val="19"/>
                  <w:szCs w:val="19"/>
                </w:rPr>
                <w:t xml:space="preserve">Plug-in Solar Planning Permission: What You Actually Need</w:t>
              </w:r>
            </w:ins>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09" w:author="Claude" w:date="2026-04-05T00:00:00Z">
              <w:r>
                <w:rPr>
                  <w:rFonts w:ascii="Arial" w:cs="Arial" w:eastAsia="Arial" w:hAnsi="Arial"/>
                  <w:i/>
                  <w:iCs/>
                  <w:color w:val="0284C7"/>
                  <w:sz w:val="18"/>
                  <w:szCs w:val="18"/>
                </w:rPr>
                <w:t xml:space="preserve">plug-in solar planning permission UK</w:t>
              </w:r>
            </w:ins>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0"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1"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ins w:id="912" w:author="Claude" w:date="2026-04-05T00:00:00Z">
              <w:r>
                <w:rPr>
                  <w:rFonts w:ascii="Arial" w:cs="Arial" w:eastAsia="Arial" w:hAnsi="Arial"/>
                  <w:color w:val="4A5568"/>
                  <w:sz w:val="18"/>
                  <w:szCs w:val="18"/>
                </w:rPr>
                <w:t xml:space="preserve">Email capture</w:t>
              </w:r>
            </w:ins>
          </w:p>
        </w:tc>
      </w:tr>
      <w:tr>
        <w:trPr>
          <w:ins w:id="913" w:author="Claude" w:date="2026-04-05T00:00:00Z"/>
        </w:trP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4" w:author="Claude" w:date="2026-04-05T00:00:00Z">
              <w:r>
                <w:rPr>
                  <w:rFonts w:ascii="Arial" w:cs="Arial" w:eastAsia="Arial" w:hAnsi="Arial"/>
                  <w:b/>
                  <w:bCs/>
                  <w:color w:val="0C1526"/>
                  <w:sz w:val="19"/>
                  <w:szCs w:val="19"/>
                </w:rPr>
                <w:t xml:space="preserve">Taking Your Plug-in Solar Panels When You Move</w:t>
              </w:r>
            </w:ins>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5" w:author="Claude" w:date="2026-04-05T00:00:00Z">
              <w:r>
                <w:rPr>
                  <w:rFonts w:ascii="Arial" w:cs="Arial" w:eastAsia="Arial" w:hAnsi="Arial"/>
                  <w:i/>
                  <w:iCs/>
                  <w:color w:val="0284C7"/>
                  <w:sz w:val="18"/>
                  <w:szCs w:val="18"/>
                </w:rPr>
                <w:t xml:space="preserve">moving home plug-in solar UK</w:t>
              </w:r>
            </w:ins>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6" w:author="Claude" w:date="2026-04-05T00:00:00Z">
              <w:r>
                <w:rPr>
                  <w:rFonts w:ascii="Arial" w:cs="Arial" w:eastAsia="Arial" w:hAnsi="Arial"/>
                  <w:color w:val="4A5568"/>
                  <w:sz w:val="18"/>
                  <w:szCs w:val="18"/>
                </w:rPr>
                <w:t xml:space="preserve">Informational</w:t>
              </w:r>
            </w:ins>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7" w:author="Claude" w:date="2026-04-05T00:00:00Z">
              <w:r>
                <w:rPr>
                  <w:rFonts w:ascii="Arial" w:cs="Arial" w:eastAsia="Arial" w:hAnsi="Arial"/>
                  <w:b/>
                  <w:bCs/>
                  <w:color w:val="059669"/>
                  <w:sz w:val="18"/>
                  <w:szCs w:val="18"/>
                </w:rPr>
                <w:t xml:space="preserve">● HIGH</w:t>
              </w:r>
            </w:ins>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ins w:id="918" w:author="Claude" w:date="2026-04-05T00:00:00Z">
              <w:r>
                <w:rPr>
                  <w:rFonts w:ascii="Arial" w:cs="Arial" w:eastAsia="Arial" w:hAnsi="Arial"/>
                  <w:color w:val="4A5568"/>
                  <w:sz w:val="18"/>
                  <w:szCs w:val="18"/>
                </w:rPr>
                <w:t xml:space="preserve">Email, affiliate</w:t>
              </w:r>
            </w:ins>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Is Plug-in Solar Worth It? Honest Analysis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is plug-in solar worth 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Much Can Plug-in Solar Save You?</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savings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Payback Period: Real Numbers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payback period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Energy Bills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will plug-in solar reduce my bills</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Plug-in Solar Kits UK 2026</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best plug-in solar kit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EcoFlow STREAM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EcoFlow STREAM review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Anker SOLIX RS40 Review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Anker SOLIX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800W vs 400W: Which Should You Buy?</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800W plug-in solar vs 400W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Cheapest Plug-in Solar Kits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cheapest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Lidl Plug-in Solar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Lidl solar panel kit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Garden Offices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garden office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Powering a Garden Office: Plug-in vs Cable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solar vs electric cable</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Garden Office Solar: How Many Panels?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many solar panels for garden office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a Garden Office Run Off-Grid on Solar?</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off-grid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Solar Panels for Garden Rooms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garden room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for Sheds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shed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Power a Shed with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to power shed with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Off-Grid Battery for Sheds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shed solar panels off-grid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Summerhouses &amp; Log Cabins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summerhouse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Plug-in Solar Go on Your Roof?</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on roof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Plug-in Solar UK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Full Rooftop Installation</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vs roof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Pitched Roof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mount plug-in solar pitched roof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Where Can You Put Plug-in Solar Panels?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where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Ground-Mounted Plug-in Solar: Grass, Gravel, Concrete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ground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Rail Mounting: What Works &amp; What Doesn't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rail solar mount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Ballast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ballast solar mount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on Decking: Is It Safe?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on decking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Wall Mounting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wall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to Install Plug-in Solar: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how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Tools Checklist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what tools for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Installation Walkthrough</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installation guide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Angle Your Panels for Maximum Output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panel angle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Notifying Your DNO After Install: G98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G98 DNO notification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What to Check Before Buying a Plug-in Solar Kit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buying checklist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3. Cluster Briefs</w:t>
      </w:r>
    </w:p>
    <w:p>
      <w:pPr>
        <w:spacing w:after="100" w:before="60"/>
      </w:pPr>
      <w:r>
        <w:rPr>
          <w:rFonts w:ascii="Arial" w:cs="Arial" w:eastAsia="Arial" w:hAnsi="Arial"/>
          <w:b w:val="false"/>
          <w:bCs w:val="false"/>
          <w:i w:val="false"/>
          <w:iCs w:val="false"/>
          <w:color w:val="4A5568"/>
          <w:sz w:val="22"/>
          <w:szCs w:val="22"/>
        </w:rPr>
        <w:t xml:space="preserve">Each cluster is defined by its hub page and spoke structure. Publish the hub first, then add spokes — this gives the hub time to build authority before you link spokes to it.</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  </w:t>
      </w:r>
      <w:r>
        <w:rPr>
          <w:rFonts w:ascii="Arial" w:cs="Arial" w:eastAsia="Arial" w:hAnsi="Arial"/>
          <w:b/>
          <w:bCs/>
          <w:color w:val="0C1526"/>
          <w:sz w:val="28"/>
          <w:szCs w:val="28"/>
        </w:rPr>
        <w:t xml:space="preserve">Category Authority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growing fast post-March 2026 announcement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when kits launch</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Panels UK: The Complete 2026 Guide" — the definitive entry point for anyone who has heard about the announcement and wants to understand what it means, what to buy, and when.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UK: Everything You Need to Know"</w:t>
      </w:r>
    </w:p>
    <w:p>
      <w:pPr>
        <w:pStyle w:val="ListParagraph"/>
        <w:numPr>
          <w:ilvl w:val="0"/>
          <w:numId w:val="2"/>
        </w:numPr>
        <w:spacing w:after="40" w:before="40"/>
      </w:pPr>
      <w:r>
        <w:rPr>
          <w:rFonts w:ascii="Arial" w:cs="Arial" w:eastAsia="Arial" w:hAnsi="Arial"/>
          <w:b w:val="false"/>
          <w:bCs w:val="false"/>
          <w:color w:val="4A5568"/>
          <w:sz w:val="21"/>
          <w:szCs w:val="21"/>
        </w:rPr>
        <w:t xml:space="preserve">"Plug and Play Solar UK vs Traditional Solar: Which is Right for You?"</w:t>
      </w:r>
    </w:p>
    <w:p>
      <w:pPr>
        <w:pStyle w:val="ListParagraph"/>
        <w:numPr>
          <w:ilvl w:val="0"/>
          <w:numId w:val="2"/>
        </w:numPr>
        <w:spacing w:after="40" w:before="40"/>
      </w:pPr>
      <w:r>
        <w:rPr>
          <w:rFonts w:ascii="Arial" w:cs="Arial" w:eastAsia="Arial" w:hAnsi="Arial"/>
          <w:b w:val="false"/>
          <w:bCs w:val="false"/>
          <w:color w:val="4A5568"/>
          <w:sz w:val="21"/>
          <w:szCs w:val="21"/>
        </w:rPr>
        <w:t xml:space="preserve">"Why the UK Took So Long to Allow Plug-in Solar (And What Changes in 2026)"</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UK vs Germany: How We Compare"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your "flag in the ground" cluster. The hub page should be comprehensive (2,500–3,500 words), regularly updated, and internally link to everything else. It should rank for the head term before kits are even available.</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2  </w:t>
      </w:r>
      <w:r>
        <w:rPr>
          <w:rFonts w:ascii="Arial" w:cs="Arial" w:eastAsia="Arial" w:hAnsi="Arial"/>
          <w:b/>
          <w:bCs/>
          <w:color w:val="0C1526"/>
          <w:sz w:val="28"/>
          <w:szCs w:val="28"/>
        </w:rPr>
        <w:t xml:space="preserve">Legal &amp; Regulatory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(high trust required)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announcement created a surge in regulatory queries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building — people who read regulatory content are your most engaged audience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Legal in the UK? The Complete Regulatory Guide" — the most-searched question in the space right now. Answer it definitively, honestly, and in plain English. This is the content moat nobody else is building properly.</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"BS 7671 Amendment 4 Explained: What Changed on 15 April 2026"</w:t>
      </w:r>
    </w:p>
    <w:p>
      <w:pPr>
        <w:pStyle w:val="ListParagraph"/>
        <w:numPr>
          <w:ilvl w:val="0"/>
          <w:numId w:val="2"/>
        </w:numPr>
        <w:spacing w:after="40" w:before="40"/>
      </w:pPr>
      <w:r>
        <w:rPr>
          <w:rFonts w:ascii="Arial" w:cs="Arial" w:eastAsia="Arial" w:hAnsi="Arial"/>
          <w:b w:val="false"/>
          <w:bCs w:val="false"/>
          <w:color w:val="4A5568"/>
          <w:sz w:val="21"/>
          <w:szCs w:val="21"/>
        </w:rPr>
        <w:t xml:space="preserve">"G98 Notification: How to Tell Your DNO About Your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"BSI Product Standard for Plug-in Solar: What It Means and When It Lands"</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or Freeholder's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"Smart Export Guarantee (SEG) and Plug-in Solar: Can You Get Paid to Export?"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Most competitor sites are vague or inaccurate on the legal status. The honest answer — "confirmed but not yet legal to connect; compliant kits expected July 2026" — is actually more useful and will earn more trust than pretending everything is already live. Be the site that tells the truth.</w:t>
      </w:r>
    </w:p>
    <w:p>
      <w:pPr>
        <w:spacing w:after="100" w:before="60"/>
      </w:pPr>
      <w:ins w:id="930" w:author="Claude" w:date="2026-04-05T00:00:00Z">
        <w:r>
          <w:rPr>
            <w:rFonts w:ascii="Arial" w:cs="Arial" w:eastAsia="Arial" w:hAnsi="Arial"/>
            <w:b w:val="false"/>
            <w:bCs w:val="false"/>
            <w:i/>
            <w:iCs/>
            <w:color w:val="4A5568"/>
            <w:sz w:val="20"/>
            <w:szCs w:val="20"/>
          </w:rPr>
          <w:t xml:space="preserve">Keyword research finding: “BSI plug-in solar standard UK” currently returns no dedicated editorial content anywhere — only passing mentions in broader articles. Publish a standalone 1,500-word explainer now (it can be short and forward-looking) and update it the moment the standard publishes in July. This will be the only authoritative page on the topic when searches spike at launch — a clear first-mover opportunity with zero competition.</w:t>
        </w:r>
      </w:ins>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3  </w:t>
      </w:r>
      <w:r>
        <w:rPr>
          <w:rFonts w:ascii="Arial" w:cs="Arial" w:eastAsia="Arial" w:hAnsi="Arial"/>
          <w:b/>
          <w:bCs/>
          <w:color w:val="0C1526"/>
          <w:sz w:val="28"/>
          <w:szCs w:val="28"/>
        </w:rPr>
        <w:t xml:space="preserve">Renters &amp; Flat-Dwellers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large underserved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4.6m private renters in England; almost no good content serves them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 affiliate (high intent to buy once kits available)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Renters UK: Your Complete Guide" — the single destination for renters who have heard about this and want to know if it applies to them. Cover legal status, landlord issues, AST implications, balcony options, and savings potential.</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Solar Panels on My Balcony in a Rented Flat?"</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"What Your AST Actually Says About Balcony Solar Panels"</w:t>
      </w:r>
    </w:p>
    <w:p>
      <w:pPr>
        <w:pStyle w:val="ListParagraph"/>
        <w:numPr>
          <w:ilvl w:val="0"/>
          <w:numId w:val="2"/>
        </w:numPr>
        <w:spacing w:after="40" w:before="40"/>
      </w:pPr>
      <w:r>
        <w:rPr>
          <w:rFonts w:ascii="Arial" w:cs="Arial" w:eastAsia="Arial" w:hAnsi="Arial"/>
          <w:b w:val="false"/>
          <w:bCs w:val="false"/>
          <w:color w:val="4A5568"/>
          <w:sz w:val="21"/>
          <w:szCs w:val="21"/>
        </w:rPr>
        <w:t xml:space="preserve">"Best Balcony Mounting Options for Renters (No Drilling Required)"</w:t>
      </w:r>
    </w:p>
    <w:p>
      <w:pPr>
        <w:pStyle w:val="ListParagraph"/>
        <w:numPr>
          <w:ilvl w:val="0"/>
          <w:numId w:val="2"/>
        </w:numPr>
        <w:spacing w:after="40" w:before="40"/>
      </w:pPr>
      <w:r>
        <w:rPr>
          <w:rFonts w:ascii="Arial" w:cs="Arial" w:eastAsia="Arial" w:hAnsi="Arial"/>
          <w:b w:val="false"/>
          <w:bCs w:val="false"/>
          <w:color w:val="4A5568"/>
          <w:sz w:val="21"/>
          <w:szCs w:val="21"/>
        </w:rPr>
        <w:t xml:space="preserve">"Taking Your Solar Panels With You When You Move"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the biggest underserved audience in the space. Homeowners already have multiple content destinations. Renters have almost none. The emotional hook is strong: this is the first time renters have ever had access to solar energy. Lead with that.</w:t>
      </w:r>
    </w:p>
    <w:p>
      <w:pPr>
        <w:spacing w:after="100" w:before="60"/>
      </w:pPr>
      <w:ins w:id="931" w:author="Claude" w:date="2026-04-05T00:00:00Z">
        <w:r>
          <w:rPr>
            <w:rFonts w:ascii="Arial" w:cs="Arial" w:eastAsia="Arial" w:hAnsi="Arial"/>
            <w:b w:val="false"/>
            <w:bCs w:val="false"/>
            <w:i/>
            <w:iCs/>
            <w:color w:val="4A5568"/>
            <w:sz w:val="20"/>
            <w:szCs w:val="20"/>
          </w:rPr>
          <w:t xml:space="preserve">Keyword research additions: Three new spokes added to this cluster based on gap analysis. (1) Renters’ Rights Act 2025 and Plug-in Solar — the Act shifts the landlord-permission dynamic significantly (landlords cannot unreasonably refuse), but no site has covered it accurately yet; strong trust signal and high search intent. (2) Plug-in Solar Planning Permission — frequently conflated with G98 notification; a short, clear article explaining that balcony and garden installs do not require planning permission is a quick featured snippet win. (3) Taking Your Panels When You Move — a very specific renter anxiety with zero existing coverage; the portability angle is the core appeal of plug-in solar for renters and deserves its own dedicated treatment.</w:t>
        </w:r>
      </w:ins>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4  </w:t>
      </w:r>
      <w:r>
        <w:rPr>
          <w:rFonts w:ascii="Arial" w:cs="Arial" w:eastAsia="Arial" w:hAnsi="Arial"/>
          <w:b/>
          <w:bCs/>
          <w:color w:val="0C1526"/>
          <w:sz w:val="28"/>
          <w:szCs w:val="28"/>
        </w:rPr>
        <w:t xml:space="preserve">Savings &amp; ROI</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Calculator tool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primary decision-making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Calculator email capture → affiliate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Worth It UK? An Honest Payback Analysis" — the question every potential buyer is really asking. Use real numbers (Carbon Brief analysis, PVGIS data, Ofgem tariffs) and be honest about the nuances (orientation, self-consumption, shading). Link prominently to the calculator.</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Much Can Plug-in Solar Actually Save on Your Energy Bills?"</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Payback Period: Real Numbers for UK Homes"</w:t>
      </w:r>
    </w:p>
    <w:p>
      <w:pPr>
        <w:pStyle w:val="ListParagraph"/>
        <w:numPr>
          <w:ilvl w:val="0"/>
          <w:numId w:val="2"/>
        </w:numPr>
        <w:spacing w:after="40" w:before="40"/>
      </w:pPr>
      <w:r>
        <w:rPr>
          <w:rFonts w:ascii="Arial" w:cs="Arial" w:eastAsia="Arial" w:hAnsi="Arial"/>
          <w:b w:val="false"/>
          <w:bCs w:val="false"/>
          <w:color w:val="4A5568"/>
          <w:sz w:val="21"/>
          <w:szCs w:val="21"/>
        </w:rPr>
        <w:t xml:space="preserve">"Does Your Location Matter? Solar Savings from Brighton vs Edinburgh"</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at 24p/kWh vs 34p/kWh: What Rising Energy Prices Mean"</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calculator is the primary asset here. These articles exist to rank for the query, answer it credibly, and direct people to the calculator for their personalised number. The calculator then captures email.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5  </w:t>
      </w:r>
      <w:r>
        <w:rPr>
          <w:rFonts w:ascii="Arial" w:cs="Arial" w:eastAsia="Arial" w:hAnsi="Arial"/>
          <w:b/>
          <w:bCs/>
          <w:color w:val="0C1526"/>
          <w:sz w:val="28"/>
          <w:szCs w:val="28"/>
        </w:rPr>
        <w:t xml:space="preserve">Product Reviews &amp; Comparison</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Commercial — high purchase intent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Growing fast — launch when kits go on sale (~July 2026)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Primary affiliate revenue stream</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"Best Plug-in Solar Kits UK 2026: Tested and Ranked" — the definitive buying guide. Cover all BSI-compliant kits available in the UK, with specs, pricing, and clear recommendations by use case (balcony, garden, shed, garden office).</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STREAM Review UK: The Kit the Government Partnered With"</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RS40P Review UK"</w:t>
      </w:r>
    </w:p>
    <w:p>
      <w:pPr>
        <w:pStyle w:val="ListParagraph"/>
        <w:numPr>
          <w:ilvl w:val="0"/>
          <w:numId w:val="2"/>
        </w:numPr>
        <w:spacing w:after="40" w:before="40"/>
      </w:pPr>
      <w:r>
        <w:rPr>
          <w:rFonts w:ascii="Arial" w:cs="Arial" w:eastAsia="Arial" w:hAnsi="Arial"/>
          <w:b w:val="false"/>
          <w:bCs w:val="false"/>
          <w:color w:val="4A5568"/>
          <w:sz w:val="21"/>
          <w:szCs w:val="21"/>
        </w:rPr>
        <w:t xml:space="preserve">"800W vs 400W Plug-in Solar: Which Should You Actually Buy?"</w:t>
      </w:r>
    </w:p>
    <w:p>
      <w:pPr>
        <w:pStyle w:val="ListParagraph"/>
        <w:numPr>
          <w:ilvl w:val="0"/>
          <w:numId w:val="2"/>
        </w:numPr>
        <w:spacing w:after="40" w:before="40"/>
      </w:pPr>
      <w:r>
        <w:rPr>
          <w:rFonts w:ascii="Arial" w:cs="Arial" w:eastAsia="Arial" w:hAnsi="Arial"/>
          <w:b w:val="false"/>
          <w:bCs w:val="false"/>
          <w:color w:val="4A5568"/>
          <w:sz w:val="21"/>
          <w:szCs w:val="21"/>
        </w:rPr>
        <w:t xml:space="preserve">"Cheapest Plug-in Solar Kits UK: Budget Options Compared"</w:t>
      </w:r>
    </w:p>
    <w:p>
      <w:pPr>
        <w:pStyle w:val="ListParagraph"/>
        <w:numPr>
          <w:ilvl w:val="0"/>
          <w:numId w:val="2"/>
        </w:numPr>
        <w:spacing w:after="40" w:before="40"/>
      </w:pPr>
      <w:r>
        <w:rPr>
          <w:rFonts w:ascii="Arial" w:cs="Arial" w:eastAsia="Arial" w:hAnsi="Arial"/>
          <w:b w:val="false"/>
          <w:bCs w:val="false"/>
          <w:color w:val="4A5568"/>
          <w:sz w:val="21"/>
          <w:szCs w:val="21"/>
        </w:rPr>
        <w:t xml:space="preserve">"Lidl Plug-in Solar Review UK: Is the Supermarket Kit Worth It?"</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Kits With Battery Storage: Are They Worth the Premium?"</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Do not publish placeholder reviews. Wait until you have access to real products (or reliable specifications from official sources). A review that says "we expect this to be good" damages credibility. Publish thorough, specific reviews once kits are physically available.</w:t>
      </w:r>
    </w:p>
    <w:p>
      <w:r>
        <w:br w:type="page"/>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6  </w:t>
      </w:r>
      <w:r>
        <w:rPr>
          <w:rFonts w:ascii="Arial" w:cs="Arial" w:eastAsia="Arial" w:hAnsi="Arial"/>
          <w:b/>
          <w:bCs/>
          <w:color w:val="0C1526"/>
          <w:sz w:val="28"/>
          <w:szCs w:val="28"/>
        </w:rPr>
        <w:t xml:space="preserve">Garden Offices &amp; Rooms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(high-value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garden office ownership boomed post-COVID; underserved solar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Strong affiliate potential — high-income buyers, large purchases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"Solar Panels for Garden Offices UK: Plug-in Options for 2026" — the definitive guide for the growing number of people who have spent £15,000–£30,000 on a garden room and want to power it cleanly without running a 20m armoured cable across their garden.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"Powering Your Garden Office: Plug-in Solar vs Running a Cable from the House"</w:t>
      </w:r>
    </w:p>
    <w:p>
      <w:pPr>
        <w:pStyle w:val="ListParagraph"/>
        <w:numPr>
          <w:ilvl w:val="0"/>
          <w:numId w:val="2"/>
        </w:numPr>
        <w:spacing w:after="40" w:before="40"/>
      </w:pPr>
      <w:r>
        <w:rPr>
          <w:rFonts w:ascii="Arial" w:cs="Arial" w:eastAsia="Arial" w:hAnsi="Arial"/>
          <w:b w:val="false"/>
          <w:bCs w:val="false"/>
          <w:color w:val="4A5568"/>
          <w:sz w:val="21"/>
          <w:szCs w:val="21"/>
        </w:rPr>
        <w:t xml:space="preserve">"How Many Solar Panels Does a Garden Office Actually Need?"</w:t>
      </w:r>
    </w:p>
    <w:p>
      <w:pPr>
        <w:pStyle w:val="ListParagraph"/>
        <w:numPr>
          <w:ilvl w:val="0"/>
          <w:numId w:val="2"/>
        </w:numPr>
        <w:spacing w:after="40" w:before="40"/>
      </w:pPr>
      <w:r>
        <w:rPr>
          <w:rFonts w:ascii="Arial" w:cs="Arial" w:eastAsia="Arial" w:hAnsi="Arial"/>
          <w:b w:val="false"/>
          <w:bCs w:val="false"/>
          <w:color w:val="4A5568"/>
          <w:sz w:val="21"/>
          <w:szCs w:val="21"/>
        </w:rPr>
        <w:t xml:space="preserve">"Can a Garden Office Run Off-Grid with Solar and a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"Best Solar Panels for Garden Rooms UK 2026"</w:t>
      </w:r>
    </w:p>
    <w:p>
      <w:pPr>
        <w:pStyle w:val="ListParagraph"/>
        <w:numPr>
          <w:ilvl w:val="0"/>
          <w:numId w:val="2"/>
        </w:numPr>
        <w:spacing w:after="40" w:before="40"/>
      </w:pPr>
      <w:r>
        <w:rPr>
          <w:rFonts w:ascii="Arial" w:cs="Arial" w:eastAsia="Arial" w:hAnsi="Arial"/>
          <w:b w:val="false"/>
          <w:bCs w:val="false"/>
          <w:color w:val="4A5568"/>
          <w:sz w:val="21"/>
          <w:szCs w:val="21"/>
        </w:rPr>
        <w:t xml:space="preserve">"Garden Office Solar ROI: Will It Pay Back Faster Than the Cable?"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targets a wealthy, motivated audience. A garden office owner who has just spent £20k on their building is not price-sensitive about a £750 solar kit. Focus on the autonomy and quality-of-life angle (no cable to trip over, no reliance on extending the house circuit) as much as the savings angle. High conversion potential.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7  </w:t>
      </w:r>
      <w:r>
        <w:rPr>
          <w:rFonts w:ascii="Arial" w:cs="Arial" w:eastAsia="Arial" w:hAnsi="Arial"/>
          <w:b/>
          <w:bCs/>
          <w:color w:val="0C1526"/>
          <w:sz w:val="28"/>
          <w:szCs w:val="28"/>
        </w:rPr>
        <w:t xml:space="preserve">Sheds &amp; Outbuildings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practical DIY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Medium-high — shed solar is a well-established search category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lighting, power tool charging, battery systems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Sheds UK: Powers Lights, Tools, and More" — the practical guide for people who want to power their shed without running a cable. Important distinction: a shed is more likely to be used off-grid (battery storage) than grid-tied, so cover both plug-in (grid-tied) and off-grid battery options.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Power a Shed with Solar: Plug-in vs Off-Grid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"Can You Run Power Tools in a Shed Using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for Sheds: Do You Need Planning Permission?"</w:t>
      </w:r>
    </w:p>
    <w:p>
      <w:pPr>
        <w:pStyle w:val="ListParagraph"/>
        <w:numPr>
          <w:ilvl w:val="0"/>
          <w:numId w:val="2"/>
        </w:numPr>
        <w:spacing w:after="40" w:before="40"/>
      </w:pPr>
      <w:r>
        <w:rPr>
          <w:rFonts w:ascii="Arial" w:cs="Arial" w:eastAsia="Arial" w:hAnsi="Arial"/>
          <w:b w:val="false"/>
          <w:bCs w:val="false"/>
          <w:color w:val="4A5568"/>
          <w:sz w:val="21"/>
          <w:szCs w:val="21"/>
        </w:rPr>
        <w:t xml:space="preserve">"Solar for Summerhouses, Log Cabins, and Garden Bars UK"</w:t>
      </w:r>
    </w:p>
    <w:p>
      <w:pPr>
        <w:pStyle w:val="ListParagraph"/>
        <w:numPr>
          <w:ilvl w:val="0"/>
          <w:numId w:val="2"/>
        </w:numPr>
        <w:spacing w:after="40" w:before="40"/>
      </w:pPr>
      <w:r>
        <w:rPr>
          <w:rFonts w:ascii="Arial" w:cs="Arial" w:eastAsia="Arial" w:hAnsi="Arial"/>
          <w:b w:val="false"/>
          <w:bCs w:val="false"/>
          <w:color w:val="4A5568"/>
          <w:sz w:val="21"/>
          <w:szCs w:val="21"/>
        </w:rPr>
        <w:t xml:space="preserve">"Shed Solar Sizing Guide: How Much Power Do You Actually Need?"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plug-in solar / shed combination has a nuance: a shed is usually not connected to the home's ring main, so "plug-in" may mean plugging into a shed socket that is itself on a spur from the house, OR it may mean a standalone battery system that looks similar but is technically off-grid. Be precise about this distinction — it affects what the user needs to buy.</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8  </w:t>
      </w:r>
      <w:r>
        <w:rPr>
          <w:rFonts w:ascii="Arial" w:cs="Arial" w:eastAsia="Arial" w:hAnsi="Arial"/>
          <w:b/>
          <w:bCs/>
          <w:color w:val="0C1526"/>
          <w:sz w:val="28"/>
          <w:szCs w:val="28"/>
        </w:rPr>
        <w:t xml:space="preserve">Home Roofs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people confused about the difference between plug-in and traditional solar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growing as people research alternatives to full roof installs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email</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"Can Plug-in Solar Go on Your Roof? A Practical Guide" — clarifies a common point of confusion: plug-in solar panels can physically be placed on a roof, but this is very different from a traditional roof installation. Cover flat roofs (viable, ballast mounting), pitched roofs (possible but more complex), and when you're better off with a full installation.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Plug-in Solar UK: The Definitive Guide to Ballast Mounting"</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Plug-in Solar on a Pitched Roof Without an Installer?"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vs Rooftop Solar: The Honest Comparison"</w:t>
      </w:r>
    </w:p>
    <w:p>
      <w:pPr>
        <w:pStyle w:val="ListParagraph"/>
        <w:numPr>
          <w:ilvl w:val="0"/>
          <w:numId w:val="2"/>
        </w:numPr>
        <w:spacing w:after="40" w:before="40"/>
      </w:pPr>
      <w:r>
        <w:rPr>
          <w:rFonts w:ascii="Arial" w:cs="Arial" w:eastAsia="Arial" w:hAnsi="Arial"/>
          <w:b w:val="false"/>
          <w:bCs w:val="false"/>
          <w:color w:val="4A5568"/>
          <w:sz w:val="21"/>
          <w:szCs w:val="21"/>
        </w:rPr>
        <w:t xml:space="preserve">"When Plug-in Solar is NOT the Right Choice (And What to Do Instead)"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flat roof article is a strong opportunity. There are millions of UK homes with flat-roof extensions, garages, and kitchen extensions. A ballast-mounted plug-in system on a flat roof is extremely viable and very different from balcony solar — cover it thoroughly with specific product recommendations for ballast frames.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9  </w:t>
      </w:r>
      <w:r>
        <w:rPr>
          <w:rFonts w:ascii="Arial" w:cs="Arial" w:eastAsia="Arial" w:hAnsi="Arial"/>
          <w:b/>
          <w:bCs/>
          <w:color w:val="0C1526"/>
          <w:sz w:val="28"/>
          <w:szCs w:val="28"/>
        </w:rPr>
        <w:t xml:space="preserve">Installation Bases &amp; Surfaces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late research stage (close to purchase)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high-intent queries from people actively planning installation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mounting hardware, ground stakes, ballast frames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"Where Can You Put Plug-in Solar Panels? Every Surface Explained" — the practical guide covering every installation context: garden grass, gravel, concrete, decking, balcony rail, wall, flat roof, and pitched roof. For each surface: what mounting you need, what to watch out for, and specific product links.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"Ground-Mounted Plug-in Solar on Grass: Ground Stakes vs Frame Stands"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Rail Mounting for Plug-in Solar: Clamp Types and Weight Limits"</w:t>
      </w:r>
    </w:p>
    <w:p>
      <w:pPr>
        <w:pStyle w:val="ListParagraph"/>
        <w:numPr>
          <w:ilvl w:val="0"/>
          <w:numId w:val="2"/>
        </w:numPr>
        <w:spacing w:after="40" w:before="40"/>
      </w:pPr>
      <w:r>
        <w:rPr>
          <w:rFonts w:ascii="Arial" w:cs="Arial" w:eastAsia="Arial" w:hAnsi="Arial"/>
          <w:b w:val="false"/>
          <w:bCs w:val="false"/>
          <w:color w:val="4A5568"/>
          <w:sz w:val="21"/>
          <w:szCs w:val="21"/>
        </w:rPr>
        <w:t xml:space="preserve">"Concrete and Paving: Ground Mount Options for Hard Surfaces"</w:t>
      </w:r>
    </w:p>
    <w:p>
      <w:pPr>
        <w:pStyle w:val="ListParagraph"/>
        <w:numPr>
          <w:ilvl w:val="0"/>
          <w:numId w:val="2"/>
        </w:numPr>
        <w:spacing w:after="40" w:before="40"/>
      </w:pPr>
      <w:r>
        <w:rPr>
          <w:rFonts w:ascii="Arial" w:cs="Arial" w:eastAsia="Arial" w:hAnsi="Arial"/>
          <w:b w:val="false"/>
          <w:bCs w:val="false"/>
          <w:color w:val="4A5568"/>
          <w:sz w:val="21"/>
          <w:szCs w:val="21"/>
        </w:rPr>
        <w:t xml:space="preserve">"Solar Panels on Decking: Weight, Shading, and Safety Considerations"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Ballast Systems: No-Drill Solar Mounting Explained"</w:t>
      </w:r>
    </w:p>
    <w:p>
      <w:pPr>
        <w:pStyle w:val="ListParagraph"/>
        <w:numPr>
          <w:ilvl w:val="0"/>
          <w:numId w:val="2"/>
        </w:numPr>
        <w:spacing w:after="40" w:before="40"/>
      </w:pPr>
      <w:r>
        <w:rPr>
          <w:rFonts w:ascii="Arial" w:cs="Arial" w:eastAsia="Arial" w:hAnsi="Arial"/>
          <w:b w:val="false"/>
          <w:bCs w:val="false"/>
          <w:color w:val="4A5568"/>
          <w:sz w:val="21"/>
          <w:szCs w:val="21"/>
        </w:rPr>
        <w:t xml:space="preserve">"Wall-Mounted Plug-in Solar: When It Makes Sense and How to Do 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captures people in the "I've decided to buy, now I'm planning the install" stage. They are extremely high purchase intent. The affiliate opportunity extends beyond the panels to mounting hardware, ground stakes, and balcony clamps — all of which carry reasonable margins.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10  </w:t>
      </w:r>
      <w:r>
        <w:rPr>
          <w:rFonts w:ascii="Arial" w:cs="Arial" w:eastAsia="Arial" w:hAnsi="Arial"/>
          <w:b/>
          <w:bCs/>
          <w:color w:val="0C1526"/>
          <w:sz w:val="28"/>
          <w:szCs w:val="28"/>
        </w:rPr>
        <w:t xml:space="preserve">Tools &amp; Installation How-To</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reassurance-seeking (pre-purchase anxiety)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people are worried installation is complicated; content that removes that fear converts well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(tools, mounting hardware)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"How to Install Plug-in Solar Panels: Step-by-Step UK Guide" — the master installation guide. The key message is reassurance: most balcony installs need no tools at all. A garden install might need a mallet for ground stakes. The DNO notification is a simple online form. This is genuinely easy — and people need to know that.</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Tools Do You Need to Install Plug-in Solar? (Fewer Than You Think)"</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Installation: A First-Timer's Walkthrough with Photos"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Angle Your Plug-in Solar Panels for Maximum Output"</w:t>
      </w:r>
    </w:p>
    <w:p>
      <w:pPr>
        <w:pStyle w:val="ListParagraph"/>
        <w:numPr>
          <w:ilvl w:val="0"/>
          <w:numId w:val="2"/>
        </w:numPr>
        <w:spacing w:after="40" w:before="40"/>
      </w:pPr>
      <w:r>
        <w:rPr>
          <w:rFonts w:ascii="Arial" w:cs="Arial" w:eastAsia="Arial" w:hAnsi="Arial"/>
          <w:b w:val="false"/>
          <w:bCs w:val="false"/>
          <w:color w:val="4A5568"/>
          <w:sz w:val="21"/>
          <w:szCs w:val="21"/>
        </w:rPr>
        <w:t xml:space="preserve">"Notifying Your DNO After Installing Plug-in Solar: G98 Step-by-Step"</w:t>
      </w:r>
    </w:p>
    <w:p>
      <w:pPr>
        <w:pStyle w:val="ListParagraph"/>
        <w:numPr>
          <w:ilvl w:val="0"/>
          <w:numId w:val="2"/>
        </w:numPr>
        <w:spacing w:after="40" w:before="40"/>
      </w:pPr>
      <w:r>
        <w:rPr>
          <w:rFonts w:ascii="Arial" w:cs="Arial" w:eastAsia="Arial" w:hAnsi="Arial"/>
          <w:b w:val="false"/>
          <w:bCs w:val="false"/>
          <w:color w:val="4A5568"/>
          <w:sz w:val="21"/>
          <w:szCs w:val="21"/>
        </w:rPr>
        <w:t xml:space="preserve">"Common Plug-in Solar Installation Mistakes (And How to Avoid Them)"</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 Check Before Plugging In Your Solar Kit"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"What tools do you need" is likely a featured snippet opportunity — Google often pulls a concise answer from well-structured content. Structure the hub with a clear tools list early (spirit level, possibly a mallet, nothing else for most installs) so it can be pulled as a snippet. This article also has strong search intent alignment: someone searching this is about to buy.</w:t>
      </w:r>
    </w:p>
    <w:p>
      <w:r>
        <w:br w:type="page"/>
      </w:r>
    </w:p>
    <w:p>
      <w:pPr>
        <w:pStyle w:val="Heading1"/>
        <w:spacing w:after="180" w:before="360"/>
      </w:pPr>
      <w:r>
        <w:rPr>
          <w:rFonts w:ascii="Arial" w:cs="Arial" w:eastAsia="Arial" w:hAnsi="Arial"/>
          <w:b/>
          <w:bCs/>
          <w:color w:val="0C1526"/>
          <w:sz w:val="36"/>
          <w:szCs w:val="36"/>
        </w:rPr>
        <w:t xml:space="preserve">4. Publishing Calendar</w:t>
      </w:r>
    </w:p>
    <w:p>
      <w:pPr>
        <w:spacing w:after="100" w:before="60"/>
      </w:pPr>
      <w:r>
        <w:rPr>
          <w:rFonts w:ascii="Arial" w:cs="Arial" w:eastAsia="Arial" w:hAnsi="Arial"/>
          <w:b w:val="false"/>
          <w:bCs w:val="false"/>
          <w:i w:val="false"/>
          <w:iCs w:val="false"/>
          <w:color w:val="4A5568"/>
          <w:sz w:val="22"/>
          <w:szCs w:val="22"/>
        </w:rPr>
        <w:t xml:space="preserve">Four phases tied to the regulatory timeline. Each phase has a clear goal and content type. Do not publish product reviews before you have real product access.</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560"/>
      </w:tblGrid>
      <w:tr>
        <w:trPr>
          <w:tblHeader/>
        </w:trPr>
        <w:tc>
          <w:tcPr>
            <w:tcW w:type="dxa" w:w="14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Goal</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Apr–May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1: Authority</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Legal hub · Regulatory spokes (G98, BSI, DNO) · Category hub · Renter hub · NEW: Renters’ Rights Act spoke · Planning permission spoke · Taking panels when moving spoke</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Rank before kits launch. Build email list. Establish authority.</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May–Jun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2: Depth</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Savings articles · Calculator spokes · Garden office cluster · Shed cluster · Roof cluster</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Expand topical coverage. Target long-tail installation queries. Build internal link network.</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3: Commercial</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Installation base/surface cluster · Tools &amp; how-to cluster · Product review hub (kits now on sale)</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Capture peak purchase intent as kits hit shops. Start earning affiliate revenue.</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Aug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4: Scale</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Individual product reviews · Long-tail installation variations · Seasonal content (winter performance) · Real-world savings case studies</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Build out product comparison pages. Introduce user-submitted data to the calculator.</w:t>
            </w:r>
          </w:p>
        </w:tc>
      </w:tr>
    </w:tbl>
    <w:p>
      <w:pPr>
        <w:spacing w:after="0" w:before="0"/>
      </w:pPr>
    </w:p>
    <w:p>
      <w:pPr>
        <w:pStyle w:val="Heading2"/>
        <w:spacing w:after="120" w:before="280"/>
      </w:pPr>
      <w:r>
        <w:rPr>
          <w:rFonts w:ascii="Arial" w:cs="Arial" w:eastAsia="Arial" w:hAnsi="Arial"/>
          <w:b/>
          <w:bCs/>
          <w:color w:val="0C1526"/>
          <w:sz w:val="26"/>
          <w:szCs w:val="26"/>
        </w:rPr>
        <w:t xml:space="preserve">Content production notes</w:t>
      </w:r>
    </w:p>
    <w:p>
      <w:pPr>
        <w:pStyle w:val="ListParagraph"/>
        <w:numPr>
          <w:ilvl w:val="0"/>
          <w:numId w:val="2"/>
        </w:numPr>
        <w:spacing w:after="40" w:before="40"/>
      </w:pPr>
      <w:r>
        <w:rPr>
          <w:rFonts w:ascii="Arial" w:cs="Arial" w:eastAsia="Arial" w:hAnsi="Arial"/>
          <w:b w:val="false"/>
          <w:bCs w:val="false"/>
          <w:color w:val="4A5568"/>
          <w:sz w:val="21"/>
          <w:szCs w:val="21"/>
        </w:rPr>
        <w:t xml:space="preserve">Publish hub pages first — spokes pass authority to hubs, not the other way round</w:t>
      </w:r>
    </w:p>
    <w:p>
      <w:pPr>
        <w:pStyle w:val="ListParagraph"/>
        <w:numPr>
          <w:ilvl w:val="0"/>
          <w:numId w:val="2"/>
        </w:numPr>
        <w:spacing w:after="40" w:before="40"/>
      </w:pPr>
      <w:r>
        <w:rPr>
          <w:rFonts w:ascii="Arial" w:cs="Arial" w:eastAsia="Arial" w:hAnsi="Arial"/>
          <w:b w:val="false"/>
          <w:bCs w:val="false"/>
          <w:color w:val="4A5568"/>
          <w:sz w:val="21"/>
          <w:szCs w:val="21"/>
        </w:rPr>
        <w:t xml:space="preserve">Update the legal/regulatory hub immediately when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Add a 'Last updated' date to every article — this space is moving fast and readers notice freshness</w:t>
      </w:r>
    </w:p>
    <w:p>
      <w:pPr>
        <w:pStyle w:val="ListParagraph"/>
        <w:numPr>
          <w:ilvl w:val="0"/>
          <w:numId w:val="2"/>
        </w:numPr>
        <w:spacing w:after="40" w:before="40"/>
      </w:pPr>
      <w:r>
        <w:rPr>
          <w:rFonts w:ascii="Arial" w:cs="Arial" w:eastAsia="Arial" w:hAnsi="Arial"/>
          <w:b w:val="false"/>
          <w:bCs w:val="false"/>
          <w:color w:val="4A5568"/>
          <w:sz w:val="21"/>
          <w:szCs w:val="21"/>
        </w:rPr>
        <w:t xml:space="preserve">The calculator should be embedded or prominently linked from every article</w:t>
      </w:r>
    </w:p>
    <w:p>
      <w:pPr>
        <w:pStyle w:val="ListParagraph"/>
        <w:numPr>
          <w:ilvl w:val="0"/>
          <w:numId w:val="2"/>
        </w:numPr>
        <w:spacing w:after="40" w:before="40"/>
      </w:pPr>
      <w:r>
        <w:rPr>
          <w:rFonts w:ascii="Arial" w:cs="Arial" w:eastAsia="Arial" w:hAnsi="Arial"/>
          <w:b w:val="false"/>
          <w:bCs w:val="false"/>
          <w:color w:val="4A5568"/>
          <w:sz w:val="21"/>
          <w:szCs w:val="21"/>
        </w:rPr>
        <w:t xml:space="preserve">Don't publish product reviews until kits are physically available — placeholder reviews damage trust</w:t>
      </w:r>
    </w:p>
    <w:p>
      <w:pPr>
        <w:spacing w:after="0" w:before="0"/>
      </w:pPr>
    </w:p>
    <w:p>
      <w:r>
        <w:br w:type="page"/>
      </w:r>
    </w:p>
    <w:p>
      <w:pPr>
        <w:pStyle w:val="Heading1"/>
        <w:spacing w:after="180" w:before="360"/>
      </w:pPr>
      <w:ins w:id="940" w:author="Claude" w:date="2026-04-05T00:00:00Z">
        <w:r>
          <w:rPr>
            <w:rFonts w:ascii="Arial" w:cs="Arial" w:eastAsia="Arial" w:hAnsi="Arial"/>
            <w:b/>
            <w:bCs/>
            <w:color w:val="0C1526"/>
            <w:sz w:val="36"/>
            <w:szCs w:val="36"/>
          </w:rPr>
          <w:t xml:space="preserve">5. Competitor Intelligence</w:t>
        </w:r>
      </w:ins>
    </w:p>
    <w:p>
      <w:ins w:id="941" w:author="Claude" w:date="2026-04-05T00:00:00Z">
        <w:r>
          <w:rPr>
            <w:rFonts w:ascii="Arial" w:cs="Arial" w:eastAsia="Arial" w:hAnsi="Arial"/>
            <w:color w:val="4A5568"/>
            <w:sz w:val="22"/>
            <w:szCs w:val="22"/>
          </w:rPr>
          <w:t xml:space="preserve">Based on SERP analysis conducted April 2026. The market is early-stage: no single competitor has comprehensive hub-and-spoke coverage across all ten clusters. The window to establish topical authority before commercial intent peaks in July 2026 remains open.</w:t>
        </w:r>
      </w:ins>
    </w:p>
    <w:p>
      <w:pPr>
        <w:spacing w:after="120" w:before="280"/>
      </w:pPr>
      <w:ins w:id="942" w:author="Claude" w:date="2026-04-05T00:00:00Z">
        <w:r>
          <w:rPr>
            <w:rFonts w:ascii="Arial" w:cs="Arial" w:eastAsia="Arial" w:hAnsi="Arial"/>
            <w:b/>
            <w:bCs/>
            <w:color w:val="0C1526"/>
            <w:sz w:val="28"/>
            <w:szCs w:val="28"/>
          </w:rPr>
          <w:t xml:space="preserve">Primary competitor: balconysolarguide.co.uk</w:t>
        </w:r>
      </w:ins>
    </w:p>
    <w:p>
      <w:ins w:id="943" w:author="Claude" w:date="2026-04-05T00:00:00Z">
        <w:r>
          <w:rPr>
            <w:rFonts w:ascii="Arial" w:cs="Arial" w:eastAsia="Arial" w:hAnsi="Arial"/>
            <w:color w:val="4A5568"/>
            <w:sz w:val="22"/>
            <w:szCs w:val="22"/>
          </w:rPr>
          <w:t xml:space="preserve">The most direct competitor. Has a calculator, product reviews (EcoFlow STREAM, Anker SOLIX), G98 guide, SEG article, renter section, and a plug-in vs rooftop comparison page. Coverage is broad but shallow — most articles are 1,000–1,500 words without detailed spoke networks. Gaps: no garden office cluster, no sheds cluster, no installation surfaces cluster, no BSI standard article, no planning permission article, no “taking panels when moving” content. Winning strategy: match their breadth first (Clusters 1–4), then outflank with the clusters they have not built.</w:t>
        </w:r>
      </w:ins>
    </w:p>
    <w:p>
      <w:pPr>
        <w:spacing w:after="120" w:before="280"/>
      </w:pPr>
      <w:ins w:id="944" w:author="Claude" w:date="2026-04-05T00:00:00Z">
        <w:r>
          <w:rPr>
            <w:rFonts w:ascii="Arial" w:cs="Arial" w:eastAsia="Arial" w:hAnsi="Arial"/>
            <w:b/>
            <w:bCs/>
            <w:color w:val="0C1526"/>
            <w:sz w:val="28"/>
            <w:szCs w:val="28"/>
          </w:rPr>
          <w:t xml:space="preserve">Secondary competitor: balconysolar.uk</w:t>
        </w:r>
      </w:ins>
    </w:p>
    <w:p>
      <w:ins w:id="945" w:author="Claude" w:date="2026-04-05T00:00:00Z">
        <w:r>
          <w:rPr>
            <w:rFonts w:ascii="Arial" w:cs="Arial" w:eastAsia="Arial" w:hAnsi="Arial"/>
            <w:color w:val="4A5568"/>
            <w:sz w:val="22"/>
            <w:szCs w:val="22"/>
          </w:rPr>
          <w:t xml:space="preserve">Has a calculator and covers some renter and regulatory content, but pages are thin (typically under 1,000 words) with almost no spoke-article depth. Ranks on brand name but limited editorial coverage. Not a serious structural threat provided Pluggedin.solar builds out its clusters properly.</w:t>
        </w:r>
      </w:ins>
    </w:p>
    <w:p>
      <w:pPr>
        <w:spacing w:after="120" w:before="280"/>
      </w:pPr>
      <w:ins w:id="946" w:author="Claude" w:date="2026-04-05T00:00:00Z">
        <w:r>
          <w:rPr>
            <w:rFonts w:ascii="Arial" w:cs="Arial" w:eastAsia="Arial" w:hAnsi="Arial"/>
            <w:b/>
            <w:bCs/>
            <w:color w:val="0C1526"/>
            <w:sz w:val="28"/>
            <w:szCs w:val="28"/>
          </w:rPr>
          <w:t xml:space="preserve">High-DA threats: sunsave.energy, which.co.uk, Energy Saving Trust</w:t>
        </w:r>
      </w:ins>
    </w:p>
    <w:p>
      <w:ins w:id="947" w:author="Claude" w:date="2026-04-05T00:00:00Z">
        <w:r>
          <w:rPr>
            <w:rFonts w:ascii="Arial" w:cs="Arial" w:eastAsia="Arial" w:hAnsi="Arial"/>
            <w:color w:val="4A5568"/>
            <w:sz w:val="22"/>
            <w:szCs w:val="22"/>
          </w:rPr>
          <w:t xml:space="preserve">sunsave.energy has a strong 3,500-word expert guide that will rank well on domain authority alone, but it is a single page with no cluster depth, no installation sub-topics, and no renter-specific content. which.co.uk and Energy Saving Trust have one article each — high DA but no hub-and-spoke structure. These sites cannot be beaten on domain authority, but they can be beaten on depth and topical coverage. A site that owns 40+ pages on plug-in solar will outrank a single page from a high-DA generalist for the majority of long-tail queries.</w:t>
        </w:r>
      </w:ins>
    </w:p>
    <w:p>
      <w:pPr>
        <w:spacing w:after="120" w:before="280"/>
      </w:pPr>
      <w:ins w:id="948" w:author="Claude" w:date="2026-04-05T00:00:00Z">
        <w:r>
          <w:rPr>
            <w:rFonts w:ascii="Arial" w:cs="Arial" w:eastAsia="Arial" w:hAnsi="Arial"/>
            <w:b/>
            <w:bCs/>
            <w:color w:val="0C1526"/>
            <w:sz w:val="28"/>
            <w:szCs w:val="28"/>
          </w:rPr>
          <w:t xml:space="preserve">Affiliate competitor: pluginsolar.co.uk</w:t>
        </w:r>
      </w:ins>
    </w:p>
    <w:p>
      <w:ins w:id="949" w:author="Claude" w:date="2026-04-05T00:00:00Z">
        <w:r>
          <w:rPr>
            <w:rFonts w:ascii="Arial" w:cs="Arial" w:eastAsia="Arial" w:hAnsi="Arial"/>
            <w:color w:val="4A5568"/>
            <w:sz w:val="22"/>
            <w:szCs w:val="22"/>
          </w:rPr>
          <w:t xml:space="preserve">A merchant site selling mounting hardware with some editorial guides attached. Ranks for product-level queries (ground mount frames, flat roof adjustable mounts) but has thin editorial, obvious commercial conflict of interest, and no renter or savings content. The affiliate hardware angle (balcony clamps, ground stakes, ballast frames) is a real overlap — keep product recommendation language neutral and evidence-based to differentiate on trust.</w:t>
        </w:r>
      </w:ins>
    </w:p>
    <w:p>
      <w:pPr>
        <w:pStyle w:val="Heading1"/>
        <w:spacing w:after="180" w:before="360"/>
      </w:pPr>
      <w:r>
        <w:rPr>
          <w:rFonts w:ascii="Arial" w:cs="Arial" w:eastAsia="Arial" w:hAnsi="Arial"/>
          <w:b/>
          <w:bCs/>
          <w:color w:val="0C1526"/>
          <w:sz w:val="36"/>
          <w:szCs w:val="36"/>
        </w:rPr>
        <w:t xml:space="preserve">6. Editorial Guidelines</w:t>
      </w:r>
    </w:p>
    <w:p>
      <w:pPr>
        <w:pStyle w:val="Heading2"/>
        <w:spacing w:after="120" w:before="280"/>
      </w:pPr>
      <w:r>
        <w:rPr>
          <w:rFonts w:ascii="Arial" w:cs="Arial" w:eastAsia="Arial" w:hAnsi="Arial"/>
          <w:b/>
          <w:bCs/>
          <w:color w:val="0C1526"/>
          <w:sz w:val="26"/>
          <w:szCs w:val="26"/>
        </w:rPr>
        <w:t xml:space="preserve">Accuracy above all</w:t>
      </w:r>
    </w:p>
    <w:p>
      <w:pPr>
        <w:spacing w:after="100" w:before="60"/>
      </w:pPr>
      <w:r>
        <w:rPr>
          <w:rFonts w:ascii="Arial" w:cs="Arial" w:eastAsia="Arial" w:hAnsi="Arial"/>
          <w:b w:val="false"/>
          <w:bCs w:val="false"/>
          <w:i w:val="false"/>
          <w:iCs w:val="false"/>
          <w:color w:val="4A5568"/>
          <w:sz w:val="22"/>
          <w:szCs w:val="22"/>
        </w:rPr>
        <w:t xml:space="preserve">The single most important trust signal in this space is getting the regulatory situation right. Most existing UK content either overstates ("it's legal now!") or understates ("it's coming eventually") what has happened. The correct framing, which very few sites are using:</w:t>
      </w:r>
    </w:p>
    <w:p>
      <w:pPr>
        <w:pStyle w:val="ListParagraph"/>
        <w:numPr>
          <w:ilvl w:val="0"/>
          <w:numId w:val="2"/>
        </w:numPr>
        <w:spacing w:after="40" w:before="40"/>
      </w:pPr>
      <w:r>
        <w:rPr>
          <w:rFonts w:ascii="Arial" w:cs="Arial" w:eastAsia="Arial" w:hAnsi="Arial"/>
          <w:b w:val="false"/>
          <w:bCs w:val="false"/>
          <w:color w:val="4A5568"/>
          <w:sz w:val="21"/>
          <w:szCs w:val="21"/>
        </w:rPr>
        <w:t xml:space="preserve">The government confirmed on 15 March 2026 that it will legalise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The wiring regulations (BS 7671 Amendment 4) updated on 15 April 2026 — enabling the framework</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Products cannot legally be connected until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Compliant kits are expected in Lidl, Sainsbury's, Amazon, and specialist retailers from summer 2026</w:t>
      </w:r>
    </w:p>
    <w:p>
      <w:pPr>
        <w:pStyle w:val="ListParagraph"/>
        <w:numPr>
          <w:ilvl w:val="0"/>
          <w:numId w:val="2"/>
        </w:numPr>
        <w:spacing w:after="40" w:before="40"/>
      </w:pPr>
      <w:r>
        <w:rPr>
          <w:rFonts w:ascii="Arial" w:cs="Arial" w:eastAsia="Arial" w:hAnsi="Arial"/>
          <w:b w:val="false"/>
          <w:bCs w:val="false"/>
          <w:color w:val="4A5568"/>
          <w:sz w:val="21"/>
          <w:szCs w:val="21"/>
        </w:rPr>
        <w:t xml:space="preserve">Until the product standard is published, connecting any kit to your ring main is technically non-compliant</w:t>
      </w:r>
    </w:p>
    <w:p>
      <w:pPr>
        <w:spacing w:after="0" w:before="0"/>
      </w:pPr>
    </w:p>
    <w:p>
      <w:pPr>
        <w:pStyle w:val="Heading2"/>
        <w:spacing w:after="120" w:before="280"/>
      </w:pPr>
      <w:r>
        <w:rPr>
          <w:rFonts w:ascii="Arial" w:cs="Arial" w:eastAsia="Arial" w:hAnsi="Arial"/>
          <w:b/>
          <w:bCs/>
          <w:color w:val="0C1526"/>
          <w:sz w:val="26"/>
          <w:szCs w:val="26"/>
        </w:rPr>
        <w:t xml:space="preserve">Tone</w:t>
      </w:r>
    </w:p>
    <w:p>
      <w:pPr>
        <w:pStyle w:val="ListParagraph"/>
        <w:numPr>
          <w:ilvl w:val="0"/>
          <w:numId w:val="2"/>
        </w:numPr>
        <w:spacing w:after="40" w:before="40"/>
      </w:pPr>
      <w:r>
        <w:rPr>
          <w:rFonts w:ascii="Arial" w:cs="Arial" w:eastAsia="Arial" w:hAnsi="Arial"/>
          <w:b w:val="false"/>
          <w:bCs w:val="false"/>
          <w:color w:val="4A5568"/>
          <w:sz w:val="21"/>
          <w:szCs w:val="21"/>
        </w:rPr>
        <w:t xml:space="preserve">Plain English throughout — no jargon without explanation</w:t>
      </w:r>
    </w:p>
    <w:p>
      <w:pPr>
        <w:pStyle w:val="ListParagraph"/>
        <w:numPr>
          <w:ilvl w:val="0"/>
          <w:numId w:val="2"/>
        </w:numPr>
        <w:spacing w:after="40" w:before="40"/>
      </w:pPr>
      <w:r>
        <w:rPr>
          <w:rFonts w:ascii="Arial" w:cs="Arial" w:eastAsia="Arial" w:hAnsi="Arial"/>
          <w:b w:val="false"/>
          <w:bCs w:val="false"/>
          <w:color w:val="4A5568"/>
          <w:sz w:val="21"/>
          <w:szCs w:val="21"/>
        </w:rPr>
        <w:t xml:space="preserve">Be honest about limitations (orientation affects output, winter generates far less than summer)</w:t>
      </w:r>
    </w:p>
    <w:p>
      <w:pPr>
        <w:pStyle w:val="ListParagraph"/>
        <w:numPr>
          <w:ilvl w:val="0"/>
          <w:numId w:val="2"/>
        </w:numPr>
        <w:spacing w:after="40" w:before="40"/>
      </w:pPr>
      <w:r>
        <w:rPr>
          <w:rFonts w:ascii="Arial" w:cs="Arial" w:eastAsia="Arial" w:hAnsi="Arial"/>
          <w:b w:val="false"/>
          <w:bCs w:val="false"/>
          <w:color w:val="4A5568"/>
          <w:sz w:val="21"/>
          <w:szCs w:val="21"/>
        </w:rPr>
        <w:t xml:space="preserve">Don't oversell savings — use the Carbon Brief analysis as a credible anchor</w:t>
      </w:r>
    </w:p>
    <w:p>
      <w:pPr>
        <w:pStyle w:val="ListParagraph"/>
        <w:numPr>
          <w:ilvl w:val="0"/>
          <w:numId w:val="2"/>
        </w:numPr>
        <w:spacing w:after="40" w:before="40"/>
      </w:pPr>
      <w:r>
        <w:rPr>
          <w:rFonts w:ascii="Arial" w:cs="Arial" w:eastAsia="Arial" w:hAnsi="Arial"/>
          <w:b w:val="false"/>
          <w:bCs w:val="false"/>
          <w:color w:val="4A5568"/>
          <w:sz w:val="21"/>
          <w:szCs w:val="21"/>
        </w:rPr>
        <w:t xml:space="preserve">Forward-looking on timing — "expected July 2026" not "coming soon"</w:t>
      </w:r>
    </w:p>
    <w:p>
      <w:pPr>
        <w:pStyle w:val="ListParagraph"/>
        <w:numPr>
          <w:ilvl w:val="0"/>
          <w:numId w:val="2"/>
        </w:numPr>
        <w:spacing w:after="40" w:before="40"/>
      </w:pPr>
      <w:r>
        <w:rPr>
          <w:rFonts w:ascii="Arial" w:cs="Arial" w:eastAsia="Arial" w:hAnsi="Arial"/>
          <w:b w:val="false"/>
          <w:bCs w:val="false"/>
          <w:color w:val="4A5568"/>
          <w:sz w:val="21"/>
          <w:szCs w:val="21"/>
        </w:rPr>
        <w:t xml:space="preserve">Avoid implying products are available when they are not</w:t>
      </w:r>
    </w:p>
    <w:p>
      <w:pPr>
        <w:spacing w:after="0" w:before="0"/>
      </w:pPr>
    </w:p>
    <w:p>
      <w:pPr>
        <w:pStyle w:val="Heading2"/>
        <w:spacing w:after="120" w:before="280"/>
      </w:pPr>
      <w:r>
        <w:rPr>
          <w:rFonts w:ascii="Arial" w:cs="Arial" w:eastAsia="Arial" w:hAnsi="Arial"/>
          <w:b/>
          <w:bCs/>
          <w:color w:val="0C1526"/>
          <w:sz w:val="26"/>
          <w:szCs w:val="26"/>
        </w:rPr>
        <w:t xml:space="preserve">Word count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860"/>
      </w:tblGrid>
      <w:tr>
        <w:trPr>
          <w:tblHeader/>
        </w:trPr>
        <w:tc>
          <w:tcPr>
            <w:tcW w:type="dxa" w:w="35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Target word count</w:t>
            </w:r>
          </w:p>
        </w:tc>
        <w:tc>
          <w:tcPr>
            <w:tcW w:type="dxa" w:w="38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Cluster hub page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2,500–3,500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Comprehensive, regularly updated, strong internal linking</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In-depth spoke (legal, installation)</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1,500–2,500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Answer the specific question fully; link to hub</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Product review</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1,200–2,000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Specific specs, real testing, clear verdict — no filler</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Comparison / roundup</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2,000–3,000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Structured with clear comparison table; affiliate links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Short how-to / checklist</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600–1,000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Featured snippet target; clear structure; scannable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7. Monetisation by Phase</w:t>
      </w:r>
    </w:p>
    <w:p>
      <w:pPr>
        <w:spacing w:after="100" w:before="60"/>
      </w:pPr>
      <w:r>
        <w:rPr>
          <w:rFonts w:ascii="Arial" w:cs="Arial" w:eastAsia="Arial" w:hAnsi="Arial"/>
          <w:b w:val="false"/>
          <w:bCs w:val="false"/>
          <w:i w:val="false"/>
          <w:iCs w:val="false"/>
          <w:color w:val="4A5568"/>
          <w:sz w:val="22"/>
          <w:szCs w:val="22"/>
        </w:rPr>
        <w:t xml:space="preserve">Three revenue streams, each tied to a different stage of the user journey.</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560"/>
      </w:tblGrid>
      <w:tr>
        <w:trPr>
          <w:tblHeader/>
        </w:trPr>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Stream</w:t>
            </w:r>
          </w:p>
        </w:tc>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4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Key actions</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Email list</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Nurture → purchase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Calculator report capture. Alert when kits go on sale. Kit recommendation email series. Build before kits launch.</w:t>
            </w:r>
          </w:p>
        </w:tc>
      </w:tr>
      <w:tr>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Affiliate</w:t>
            </w:r>
          </w:p>
        </w:tc>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Commission on kit sales</w:t>
            </w:r>
          </w:p>
        </w:tc>
        <w:tc>
          <w:tcPr>
            <w:tcW w:type="dxa" w:w="4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EcoFlow, Anker SOLIX, Amazon Associates. Also: mounting hardware, ground stakes, balcony clamps. Live July 2026.</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Lead generation</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Comparison / installer referral (future)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When full roof solar makes more sense than plug-in, refer to an installer comparison service. Long-term revenue diversification.</w:t>
            </w:r>
          </w:p>
        </w:tc>
      </w:tr>
    </w:tbl>
    <w:p>
      <w:pPr>
        <w:spacing w:after="0" w:before="0"/>
      </w:pPr>
    </w:p>
    <w:p>
      <w:pPr>
        <w:pStyle w:val="Heading2"/>
        <w:spacing w:after="120" w:before="280"/>
      </w:pPr>
      <w:r>
        <w:rPr>
          <w:rFonts w:ascii="Arial" w:cs="Arial" w:eastAsia="Arial" w:hAnsi="Arial"/>
          <w:b/>
          <w:bCs/>
          <w:color w:val="0C1526"/>
          <w:sz w:val="26"/>
          <w:szCs w:val="26"/>
        </w:rPr>
        <w:t xml:space="preserve">Affiliate partner priority</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 government-partnered brand, highest UK name recognition, likely best commission rate</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 strong second brand, competitive specs</w:t>
      </w:r>
    </w:p>
    <w:p>
      <w:pPr>
        <w:pStyle w:val="ListParagraph"/>
        <w:numPr>
          <w:ilvl w:val="0"/>
          <w:numId w:val="2"/>
        </w:numPr>
        <w:spacing w:after="40" w:before="40"/>
      </w:pPr>
      <w:r>
        <w:rPr>
          <w:rFonts w:ascii="Arial" w:cs="Arial" w:eastAsia="Arial" w:hAnsi="Arial"/>
          <w:b w:val="false"/>
          <w:bCs w:val="false"/>
          <w:color w:val="4A5568"/>
          <w:sz w:val="21"/>
          <w:szCs w:val="21"/>
        </w:rPr>
        <w:t xml:space="preserve">Amazon Associates — useful for long-tail product variants and accessories</w:t>
      </w:r>
    </w:p>
    <w:p>
      <w:pPr>
        <w:pStyle w:val="ListParagraph"/>
        <w:numPr>
          <w:ilvl w:val="0"/>
          <w:numId w:val="2"/>
        </w:numPr>
        <w:spacing w:after="40" w:before="40"/>
      </w:pPr>
      <w:r>
        <w:rPr>
          <w:rFonts w:ascii="Arial" w:cs="Arial" w:eastAsia="Arial" w:hAnsi="Arial"/>
          <w:b w:val="false"/>
          <w:bCs w:val="false"/>
          <w:color w:val="4A5568"/>
          <w:sz w:val="21"/>
          <w:szCs w:val="21"/>
        </w:rPr>
        <w:t xml:space="preserve">City Plumbing — trade supplier now stocking plug-in kits; good for mounting hardware</w:t>
      </w:r>
    </w:p>
    <w:p>
      <w:pPr>
        <w:pStyle w:val="ListParagraph"/>
        <w:numPr>
          <w:ilvl w:val="0"/>
          <w:numId w:val="2"/>
        </w:numPr>
        <w:spacing w:after="40" w:before="40"/>
      </w:pPr>
      <w:r>
        <w:rPr>
          <w:rFonts w:ascii="Arial" w:cs="Arial" w:eastAsia="Arial" w:hAnsi="Arial"/>
          <w:b w:val="false"/>
          <w:bCs w:val="false"/>
          <w:color w:val="4A5568"/>
          <w:sz w:val="21"/>
          <w:szCs w:val="21"/>
        </w:rPr>
        <w:t xml:space="preserve">Specialist mounting hardware suppliers — Renusol, K2 Systems (once UK-compliant ranges launch)</w:t>
      </w:r>
    </w:p>
    <w:p>
      <w:pPr>
        <w:spacing w:after="0" w:before="0"/>
      </w:pPr>
    </w:p>
    <w:p>
      <w:pPr>
        <w:spacing w:after="0" w:before="0"/>
      </w:pPr>
    </w:p>
    <w:p>
      <w:pPr>
        <w:pBdr>
          <w:bottom w:val="single" w:color="E09400" w:sz="4" w:space="1"/>
        </w:pBdr>
        <w:spacing w:after="160" w:before="160"/>
      </w:pPr>
    </w:p>
    <w:p>
      <w:pPr>
        <w:spacing w:after="40" w:before="160"/>
      </w:pPr>
      <w:r>
        <w:rPr>
          <w:rFonts w:ascii="Arial" w:cs="Arial" w:eastAsia="Arial" w:hAnsi="Arial"/>
          <w:b/>
          <w:bCs/>
          <w:color w:val="0C1526"/>
          <w:sz w:val="24"/>
          <w:szCs w:val="24"/>
        </w:rPr>
        <w:t xml:space="preserve">Pluggedin</w:t>
      </w:r>
      <w:r>
        <w:rPr>
          <w:rFonts w:ascii="Arial" w:cs="Arial" w:eastAsia="Arial" w:hAnsi="Arial"/>
          <w:b/>
          <w:bCs/>
          <w:color w:val="E09400"/>
          <w:sz w:val="24"/>
          <w:szCs w:val="24"/>
        </w:rPr>
        <w:t xml:space="preserve">.solar</w:t>
      </w:r>
      <w:r>
        <w:rPr>
          <w:rFonts w:ascii="Arial" w:cs="Arial" w:eastAsia="Arial" w:hAnsi="Arial"/>
          <w:color w:val="8896AF"/>
          <w:sz w:val="18"/>
          <w:szCs w:val="18"/>
        </w:rPr>
        <w:t xml:space="preserve">  ·  Content Strategy 2026  ·  Update when BSI product standard publishes (~July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E" w:sz="4" w:space="1"/>
      </w:pBdr>
      <w:tabs>
        <w:tab w:val="right" w:pos="8506"/>
      </w:tabs>
      <w:spacing w:after="0" w:before="120"/>
    </w:pPr>
    <w:r>
      <w:rPr>
        <w:rFonts w:ascii="Arial" w:cs="Arial" w:eastAsia="Arial" w:hAnsi="Arial"/>
        <w:color w:val="8896AF"/>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8896AF"/>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400" w:sz="4" w:space="1"/>
      </w:pBdr>
      <w:spacing w:after="120" w:before="0"/>
    </w:pPr>
    <w:r>
      <w:rPr>
        <w:rFonts w:ascii="Arial" w:cs="Arial" w:eastAsia="Arial" w:hAnsi="Arial"/>
        <w:b/>
        <w:bCs/>
        <w:color w:val="E09400"/>
        <w:sz w:val="18"/>
        <w:szCs w:val="18"/>
      </w:rPr>
      <w:t xml:space="preserve">Pluggedin.solar</w:t>
    </w:r>
    <w:r>
      <w:rPr>
        <w:rFonts w:ascii="Arial" w:cs="Arial" w:eastAsia="Arial" w:hAnsi="Arial"/>
        <w:color w:val="8896AF"/>
        <w:sz w:val="18"/>
        <w:szCs w:val="18"/>
      </w:rPr>
      <w:t xml:space="preserve">  ·  Content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52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C152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94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2026-04-05T16:31:00.752Z</dcterms:created>
  <dcterms:modified xsi:type="dcterms:W3CDTF">2026-04-05T16:31:00.753Z</dcterms:modified>
</cp:coreProperties>
</file>

<file path=docProps/custom.xml><?xml version="1.0" encoding="utf-8"?>
<Properties xmlns="http://schemas.openxmlformats.org/officeDocument/2006/custom-properties" xmlns:vt="http://schemas.openxmlformats.org/officeDocument/2006/docPropsVTypes"/>
</file>