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40" w:before="0"/>
      </w:pPr>
      <w:r>
        <w:rPr>
          <w:rFonts w:ascii="Arial" w:cs="Arial" w:eastAsia="Arial" w:hAnsi="Arial"/>
          <w:b/>
          <w:bCs/>
          <w:color w:val="0C1526"/>
          <w:sz w:val="72"/>
          <w:szCs w:val="72"/>
        </w:rPr>
        <w:t xml:space="preserve">plugin</w:t>
      </w:r>
      <w:r>
        <w:rPr>
          <w:rFonts w:ascii="Arial" w:cs="Arial" w:eastAsia="Arial" w:hAnsi="Arial"/>
          <w:b/>
          <w:bCs/>
          <w:color w:val="E09400"/>
          <w:sz w:val="72"/>
          <w:szCs w:val="72"/>
        </w:rPr>
        <w:t xml:space="preserve">.solar</w:t>
      </w:r>
    </w:p>
    <w:p>
      <w:pPr>
        <w:spacing w:after="280" w:before="0"/>
      </w:pPr>
      <w:r>
        <w:rPr>
          <w:rFonts w:ascii="Arial" w:cs="Arial" w:eastAsia="Arial" w:hAnsi="Arial"/>
          <w:color w:val="4A5568"/>
          <w:sz w:val="32"/>
          <w:szCs w:val="32"/>
        </w:rPr>
        <w:t xml:space="preserve">Content Strategy &amp; Editorial Plan 2026</w:t>
      </w:r>
    </w:p>
    <w:p>
      <w:pPr>
        <w:pBdr>
          <w:bottom w:val="single" w:color="E09400" w:sz="4" w:space="1"/>
        </w:pBdr>
        <w:spacing w:after="160" w:before="160"/>
      </w:pPr>
    </w:p>
    <w:p>
      <w:pPr>
        <w:spacing w:after="80" w:before="200"/>
      </w:pPr>
      <w:r>
        <w:rPr>
          <w:rFonts w:ascii="Arial" w:cs="Arial" w:eastAsia="Arial" w:hAnsi="Arial"/>
          <w:i/>
          <w:iCs/>
          <w:color w:val="4A5568"/>
          <w:sz w:val="22"/>
          <w:szCs w:val="22"/>
        </w:rPr>
        <w:t xml:space="preserve">10 keyword clusters  ·  </w:t>
      </w:r>
      <w:del w:id="920" w:author="Claude" w:date="2026-04-05T00:00:00Z">
        <w:r>
          <w:rPr>
            <w:rFonts w:ascii="Arial" w:cs="Arial" w:eastAsia="Arial" w:hAnsi="Arial"/>
            <w:i/>
            <w:iCs/>
            <w:color w:val="4A5568"/>
            <w:sz w:val="22"/>
            <w:szCs w:val="22"/>
          </w:rPr>
          <w:delText xml:space="preserve">47</w:delText>
        </w:r>
      </w:del>
      <w:ins w:id="921" w:author="Claude" w:date="2026-04-05T00:00:00Z">
        <w:r>
          <w:rPr>
            <w:rFonts w:ascii="Arial" w:cs="Arial" w:eastAsia="Arial" w:hAnsi="Arial"/>
            <w:i/>
            <w:iCs/>
            <w:color w:val="4A5568"/>
            <w:sz w:val="22"/>
            <w:szCs w:val="22"/>
          </w:rPr>
          <w:t xml:space="preserve">50</w:t>
        </w:r>
      </w:ins>
      <w:r>
        <w:rPr>
          <w:rFonts w:ascii="Arial" w:cs="Arial" w:eastAsia="Arial" w:hAnsi="Arial"/>
          <w:i/>
          <w:iCs/>
          <w:color w:val="4A5568"/>
          <w:sz w:val="22"/>
          <w:szCs w:val="22"/>
        </w:rPr>
        <w:t xml:space="preserve"> article briefs  ·  4-phase publishing plan</w:t>
      </w:r>
    </w:p>
    <w:p>
      <w:pPr>
        <w:spacing w:after="0" w:before="40"/>
      </w:pPr>
      <w:r>
        <w:rPr>
          <w:rFonts w:ascii="Arial" w:cs="Arial" w:eastAsia="Arial" w:hAnsi="Arial"/>
          <w:color w:val="8896AF"/>
          <w:sz w:val="18"/>
          <w:szCs w:val="18"/>
        </w:rPr>
        <w:t xml:space="preserve">Prepared April 2026  ·  Update when BSI product standard publishes (~July 2026)</w:t>
      </w:r>
    </w:p>
    <w:p>
      <w:pPr>
        <w:spacing w:after="0" w:before="0"/>
      </w:pPr>
    </w:p>
    <w:p>
      <w:pPr>
        <w:spacing w:after="0" w:before="0"/>
      </w:pPr>
    </w:p>
    <w:p>
      <w:r>
        <w:br w:type="page"/>
      </w:r>
    </w:p>
    <w:p>
      <w:pPr>
        <w:pStyle w:val="Heading1"/>
        <w:spacing w:after="180" w:before="360"/>
      </w:pPr>
      <w:r>
        <w:rPr>
          <w:rFonts w:ascii="Arial" w:cs="Arial" w:eastAsia="Arial" w:hAnsi="Arial"/>
          <w:b/>
          <w:bCs/>
          <w:color w:val="0C1526"/>
          <w:sz w:val="36"/>
          <w:szCs w:val="36"/>
        </w:rPr>
        <w:t xml:space="preserve">1. Content Architecture</w:t>
      </w:r>
    </w:p>
    <w:p>
      <w:pPr>
        <w:spacing w:after="100" w:before="60"/>
      </w:pPr>
      <w:r>
        <w:rPr>
          <w:rFonts w:ascii="Arial" w:cs="Arial" w:eastAsia="Arial" w:hAnsi="Arial"/>
          <w:b w:val="false"/>
          <w:bCs w:val="false"/>
          <w:i w:val="false"/>
          <w:iCs w:val="false"/>
          <w:color w:val="4A5568"/>
          <w:sz w:val="22"/>
          <w:szCs w:val="22"/>
        </w:rPr>
        <w:t xml:space="preserve">The site operates on a hub-and-spoke model. Each cluster has one authoritative hub page targeting a head keyword, supported by 3–6 spoke articles targeting longer-tail variations. All spokes link back to their hub; hubs link to the calculator and to each other where relevant.</w:t>
      </w:r>
    </w:p>
    <w:p>
      <w:pPr>
        <w:spacing w:after="0" w:before="0"/>
      </w:pPr>
    </w:p>
    <w:p>
      <w:pPr>
        <w:pStyle w:val="Heading2"/>
        <w:spacing w:after="120" w:before="280"/>
      </w:pPr>
      <w:r>
        <w:rPr>
          <w:rFonts w:ascii="Arial" w:cs="Arial" w:eastAsia="Arial" w:hAnsi="Arial"/>
          <w:b/>
          <w:bCs/>
          <w:color w:val="0C1526"/>
          <w:sz w:val="26"/>
          <w:szCs w:val="26"/>
        </w:rPr>
        <w:t xml:space="preserve">Publishing philosophy</w:t>
      </w:r>
    </w:p>
    <w:p>
      <w:pPr>
        <w:spacing w:after="100" w:before="60"/>
      </w:pPr>
      <w:r>
        <w:rPr>
          <w:rFonts w:ascii="Arial" w:cs="Arial" w:eastAsia="Arial" w:hAnsi="Arial"/>
          <w:b w:val="false"/>
          <w:bCs w:val="false"/>
          <w:i w:val="false"/>
          <w:iCs w:val="false"/>
          <w:color w:val="4A5568"/>
          <w:sz w:val="22"/>
          <w:szCs w:val="22"/>
        </w:rPr>
        <w:t xml:space="preserve">The BSI product standard is expected ~July 2026. Until then, no compliant kit can legally be purchased and connected. This creates a defined window:</w:t>
      </w:r>
    </w:p>
    <w:p>
      <w:pPr>
        <w:spacing w:after="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69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Focus</w:t>
            </w:r>
          </w:p>
        </w:tc>
      </w:tr>
      <w:tr>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Now → Jul 2026</w:t>
            </w:r>
          </w:p>
        </w:tc>
        <w:tc>
          <w:tcPr>
            <w:tcW w:type="dxa" w:w="69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Informational content — legal, savings, who it's for, installation guides. Rank before kits are available. Capture demand, build email list.</w:t>
            </w:r>
          </w:p>
        </w:tc>
      </w:tr>
      <w:tr>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Jul 2026 → Oct 2026</w:t>
            </w:r>
          </w:p>
        </w:tc>
        <w:tc>
          <w:tcPr>
            <w:tcW w:type="dxa" w:w="69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Commercial content — product reviews, comparisons, buying guides. Monetise purchase intent as kits arrive in shops.</w:t>
            </w:r>
          </w:p>
        </w:tc>
      </w:tr>
      <w:tr>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Oct 2026 onwards</w:t>
            </w:r>
          </w:p>
        </w:tc>
        <w:tc>
          <w:tcPr>
            <w:tcW w:type="dxa" w:w="69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Long-tail expansion — niche installation contexts, seasonal content, update existing articles with real-world data.</w:t>
            </w:r>
          </w:p>
        </w:tc>
      </w:tr>
    </w:tbl>
    <w:p>
      <w:pPr>
        <w:spacing w:after="0" w:before="0"/>
      </w:pPr>
    </w:p>
    <w:p>
      <w:pPr>
        <w:pStyle w:val="Heading2"/>
        <w:spacing w:after="120" w:before="280"/>
      </w:pPr>
      <w:r>
        <w:rPr>
          <w:rFonts w:ascii="Arial" w:cs="Arial" w:eastAsia="Arial" w:hAnsi="Arial"/>
          <w:b/>
          <w:bCs/>
          <w:color w:val="0C1526"/>
          <w:sz w:val="26"/>
          <w:szCs w:val="26"/>
        </w:rPr>
        <w:t xml:space="preserve">Internal linking rules</w:t>
      </w:r>
    </w:p>
    <w:p>
      <w:pPr>
        <w:pStyle w:val="ListParagraph"/>
        <w:numPr>
          <w:ilvl w:val="0"/>
          <w:numId w:val="2"/>
        </w:numPr>
        <w:spacing w:after="40" w:before="40"/>
      </w:pPr>
      <w:r>
        <w:rPr>
          <w:rFonts w:ascii="Arial" w:cs="Arial" w:eastAsia="Arial" w:hAnsi="Arial"/>
          <w:b w:val="false"/>
          <w:bCs w:val="false"/>
          <w:color w:val="4A5568"/>
          <w:sz w:val="21"/>
          <w:szCs w:val="21"/>
        </w:rPr>
        <w:t xml:space="preserve">Every article links to the savings calculator</w:t>
      </w:r>
    </w:p>
    <w:p>
      <w:pPr>
        <w:pStyle w:val="ListParagraph"/>
        <w:numPr>
          <w:ilvl w:val="0"/>
          <w:numId w:val="2"/>
        </w:numPr>
        <w:spacing w:after="40" w:before="40"/>
      </w:pPr>
      <w:r>
        <w:rPr>
          <w:rFonts w:ascii="Arial" w:cs="Arial" w:eastAsia="Arial" w:hAnsi="Arial"/>
          <w:b w:val="false"/>
          <w:bCs w:val="false"/>
          <w:color w:val="4A5568"/>
          <w:sz w:val="21"/>
          <w:szCs w:val="21"/>
        </w:rPr>
        <w:t xml:space="preserve">Every spoke links to its cluster hub</w:t>
      </w:r>
    </w:p>
    <w:p>
      <w:pPr>
        <w:pStyle w:val="ListParagraph"/>
        <w:numPr>
          <w:ilvl w:val="0"/>
          <w:numId w:val="2"/>
        </w:numPr>
        <w:spacing w:after="40" w:before="40"/>
      </w:pPr>
      <w:r>
        <w:rPr>
          <w:rFonts w:ascii="Arial" w:cs="Arial" w:eastAsia="Arial" w:hAnsi="Arial"/>
          <w:b w:val="false"/>
          <w:bCs w:val="false"/>
          <w:color w:val="4A5568"/>
          <w:sz w:val="21"/>
          <w:szCs w:val="21"/>
        </w:rPr>
        <w:t xml:space="preserve">Regulatory articles cross-link to each other</w:t>
      </w:r>
    </w:p>
    <w:p>
      <w:pPr>
        <w:pStyle w:val="ListParagraph"/>
        <w:numPr>
          <w:ilvl w:val="0"/>
          <w:numId w:val="2"/>
        </w:numPr>
        <w:spacing w:after="40" w:before="40"/>
      </w:pPr>
      <w:r>
        <w:rPr>
          <w:rFonts w:ascii="Arial" w:cs="Arial" w:eastAsia="Arial" w:hAnsi="Arial"/>
          <w:b w:val="false"/>
          <w:bCs w:val="false"/>
          <w:color w:val="4A5568"/>
          <w:sz w:val="21"/>
          <w:szCs w:val="21"/>
        </w:rPr>
        <w:t xml:space="preserve">Product reviews link to the comparison hub</w:t>
      </w:r>
    </w:p>
    <w:p>
      <w:pPr>
        <w:pStyle w:val="ListParagraph"/>
        <w:numPr>
          <w:ilvl w:val="0"/>
          <w:numId w:val="2"/>
        </w:numPr>
        <w:spacing w:after="40" w:before="40"/>
      </w:pPr>
      <w:r>
        <w:rPr>
          <w:rFonts w:ascii="Arial" w:cs="Arial" w:eastAsia="Arial" w:hAnsi="Arial"/>
          <w:b w:val="false"/>
          <w:bCs w:val="false"/>
          <w:color w:val="4A5568"/>
          <w:sz w:val="21"/>
          <w:szCs w:val="21"/>
        </w:rPr>
        <w:t xml:space="preserve">Installation guides link to the legal guide (DNO section)</w:t>
      </w:r>
    </w:p>
    <w:p>
      <w:pPr>
        <w:pStyle w:val="ListParagraph"/>
        <w:numPr>
          <w:ilvl w:val="0"/>
          <w:numId w:val="2"/>
        </w:numPr>
        <w:spacing w:after="40" w:before="40"/>
      </w:pPr>
      <w:r>
        <w:rPr>
          <w:rFonts w:ascii="Arial" w:cs="Arial" w:eastAsia="Arial" w:hAnsi="Arial"/>
          <w:b w:val="false"/>
          <w:bCs w:val="false"/>
          <w:color w:val="4A5568"/>
          <w:sz w:val="21"/>
          <w:szCs w:val="21"/>
        </w:rPr>
        <w:t xml:space="preserve">Cluster hubs link to the 2–3 most relevant other hubs</w:t>
      </w:r>
    </w:p>
    <w:p>
      <w:pPr>
        <w:spacing w:after="0" w:before="0"/>
      </w:pPr>
    </w:p>
    <w:p>
      <w:r>
        <w:br w:type="page"/>
      </w:r>
    </w:p>
    <w:p>
      <w:pPr>
        <w:pStyle w:val="Heading1"/>
        <w:spacing w:after="180" w:before="360"/>
      </w:pPr>
      <w:r>
        <w:rPr>
          <w:rFonts w:ascii="Arial" w:cs="Arial" w:eastAsia="Arial" w:hAnsi="Arial"/>
          <w:b/>
          <w:bCs/>
          <w:color w:val="0C1526"/>
          <w:sz w:val="36"/>
          <w:szCs w:val="36"/>
        </w:rPr>
        <w:t xml:space="preserve">2. Master Priority Table</w:t>
      </w:r>
    </w:p>
    <w:p>
      <w:pPr>
        <w:spacing w:after="100" w:before="60"/>
      </w:pPr>
      <w:r>
        <w:rPr>
          <w:rFonts w:ascii="Arial" w:cs="Arial" w:eastAsia="Arial" w:hAnsi="Arial"/>
          <w:b w:val="false"/>
          <w:bCs w:val="false"/>
          <w:i w:val="false"/>
          <w:iCs w:val="false"/>
          <w:color w:val="4A5568"/>
          <w:sz w:val="22"/>
          <w:szCs w:val="22"/>
        </w:rPr>
        <w:t xml:space="preserve">All </w:t>
      </w:r>
      <w:del w:id="922" w:author="Claude" w:date="2026-04-05T00:00:00Z">
        <w:r>
          <w:rPr>
            <w:rFonts w:ascii="Arial" w:cs="Arial" w:eastAsia="Arial" w:hAnsi="Arial"/>
            <w:color w:val="4A5568"/>
            <w:sz w:val="22"/>
            <w:szCs w:val="22"/>
          </w:rPr>
          <w:delText xml:space="preserve">47</w:delText>
        </w:r>
      </w:del>
      <w:ins w:id="923" w:author="Claude" w:date="2026-04-05T00:00:00Z">
        <w:r>
          <w:rPr>
            <w:rFonts w:ascii="Arial" w:cs="Arial" w:eastAsia="Arial" w:hAnsi="Arial"/>
            <w:color w:val="4A5568"/>
            <w:sz w:val="22"/>
            <w:szCs w:val="22"/>
          </w:rPr>
          <w:t xml:space="preserve">50</w:t>
        </w:r>
      </w:ins>
      <w:r>
        <w:rPr>
          <w:rFonts w:ascii="Arial" w:cs="Arial" w:eastAsia="Arial" w:hAnsi="Arial"/>
          <w:color w:val="4A5568"/>
          <w:sz w:val="22"/>
          <w:szCs w:val="22"/>
        </w:rPr>
        <w:t xml:space="preserve"> articles ranked by publishing priority. Build in this order — each phase establishes authority that the next phase benefits from.</w:t>
      </w:r>
    </w:p>
    <w:p>
      <w:pPr>
        <w:spacing w:after="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1300"/>
        <w:gridCol w:w="1260"/>
      </w:tblGrid>
      <w:tr>
        <w:trPr>
          <w:tblHeader/>
        </w:trPr>
        <w:tc>
          <w:tcPr>
            <w:tcW w:type="dxa" w:w="26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Article / Page</w:t>
            </w:r>
          </w:p>
        </w:tc>
        <w:tc>
          <w:tcPr>
            <w:tcW w:type="dxa" w:w="22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Primary Keyword</w:t>
            </w:r>
          </w:p>
        </w:tc>
        <w:tc>
          <w:tcPr>
            <w:tcW w:type="dxa" w:w="18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Intent</w:t>
            </w:r>
          </w:p>
        </w:tc>
        <w:tc>
          <w:tcPr>
            <w:tcW w:type="dxa" w:w="13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2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Monetisation</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UK: Complete 2026 Guide</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capture, 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Balcony Solar UK Guide</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balcony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vs Traditional Solar</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vs rooftop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Is Plug-in Solar Legal in the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plug-in solar legal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G98 Notification: How to Tell Your DNO</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G98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BSI Product Standard: What to Expect</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BSI plug-in solar standard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Do I Need Landlord Permission?</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landlord permission</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SEG Export Tariff Explained</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smart export guarantee plug-in solar</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for Renters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solar panels for renters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Solar Panels for Flats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solar panels for flats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Balcony Solar for Renters: What Your AST Says</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rented flat solar panels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Best Balcony Mounting Options for Renters</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balcony solar mount rented flat</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rPr>
          <w:ins w:id="901" w:author="Claude" w:date="2026-04-05T00:00:00Z"/>
        </w:trP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02" w:author="Claude" w:date="2026-04-05T00:00:00Z">
              <w:r>
                <w:rPr>
                  <w:rFonts w:ascii="Arial" w:cs="Arial" w:eastAsia="Arial" w:hAnsi="Arial"/>
                  <w:b/>
                  <w:bCs/>
                  <w:color w:val="0C1526"/>
                  <w:sz w:val="19"/>
                  <w:szCs w:val="19"/>
                </w:rPr>
                <w:t xml:space="preserve">Renters’ Rights Act 2025 and Plug-in Solar</w:t>
              </w:r>
            </w:ins>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03" w:author="Claude" w:date="2026-04-05T00:00:00Z">
              <w:r>
                <w:rPr>
                  <w:rFonts w:ascii="Arial" w:cs="Arial" w:eastAsia="Arial" w:hAnsi="Arial"/>
                  <w:i/>
                  <w:iCs/>
                  <w:color w:val="0284C7"/>
                  <w:sz w:val="18"/>
                  <w:szCs w:val="18"/>
                </w:rPr>
                <w:t xml:space="preserve">Renters Rights Act solar UK</w:t>
              </w:r>
            </w:ins>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04" w:author="Claude" w:date="2026-04-05T00:00:00Z">
              <w:r>
                <w:rPr>
                  <w:rFonts w:ascii="Arial" w:cs="Arial" w:eastAsia="Arial" w:hAnsi="Arial"/>
                  <w:color w:val="4A5568"/>
                  <w:sz w:val="18"/>
                  <w:szCs w:val="18"/>
                </w:rPr>
                <w:t xml:space="preserve">Informational</w:t>
              </w:r>
            </w:ins>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05" w:author="Claude" w:date="2026-04-05T00:00:00Z">
              <w:r>
                <w:rPr>
                  <w:rFonts w:ascii="Arial" w:cs="Arial" w:eastAsia="Arial" w:hAnsi="Arial"/>
                  <w:b/>
                  <w:bCs/>
                  <w:color w:val="059669"/>
                  <w:sz w:val="18"/>
                  <w:szCs w:val="18"/>
                </w:rPr>
                <w:t xml:space="preserve">● HIGH</w:t>
              </w:r>
            </w:ins>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06" w:author="Claude" w:date="2026-04-05T00:00:00Z">
              <w:r>
                <w:rPr>
                  <w:rFonts w:ascii="Arial" w:cs="Arial" w:eastAsia="Arial" w:hAnsi="Arial"/>
                  <w:color w:val="4A5568"/>
                  <w:sz w:val="18"/>
                  <w:szCs w:val="18"/>
                </w:rPr>
                <w:t xml:space="preserve">Email list</w:t>
              </w:r>
            </w:ins>
          </w:p>
        </w:tc>
      </w:tr>
      <w:tr>
        <w:trPr>
          <w:ins w:id="907" w:author="Claude" w:date="2026-04-05T00:00:00Z"/>
        </w:trP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ins w:id="908" w:author="Claude" w:date="2026-04-05T00:00:00Z">
              <w:r>
                <w:rPr>
                  <w:rFonts w:ascii="Arial" w:cs="Arial" w:eastAsia="Arial" w:hAnsi="Arial"/>
                  <w:b/>
                  <w:bCs/>
                  <w:color w:val="0C1526"/>
                  <w:sz w:val="19"/>
                  <w:szCs w:val="19"/>
                </w:rPr>
                <w:t xml:space="preserve">Plug-in Solar Planning Permission: What You Actually Need</w:t>
              </w:r>
            </w:ins>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ins w:id="909" w:author="Claude" w:date="2026-04-05T00:00:00Z">
              <w:r>
                <w:rPr>
                  <w:rFonts w:ascii="Arial" w:cs="Arial" w:eastAsia="Arial" w:hAnsi="Arial"/>
                  <w:i/>
                  <w:iCs/>
                  <w:color w:val="0284C7"/>
                  <w:sz w:val="18"/>
                  <w:szCs w:val="18"/>
                </w:rPr>
                <w:t xml:space="preserve">plug-in solar planning permission UK</w:t>
              </w:r>
            </w:ins>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ins w:id="910" w:author="Claude" w:date="2026-04-05T00:00:00Z">
              <w:r>
                <w:rPr>
                  <w:rFonts w:ascii="Arial" w:cs="Arial" w:eastAsia="Arial" w:hAnsi="Arial"/>
                  <w:color w:val="4A5568"/>
                  <w:sz w:val="18"/>
                  <w:szCs w:val="18"/>
                </w:rPr>
                <w:t xml:space="preserve">Informational</w:t>
              </w:r>
            </w:ins>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ins w:id="911" w:author="Claude" w:date="2026-04-05T00:00:00Z">
              <w:r>
                <w:rPr>
                  <w:rFonts w:ascii="Arial" w:cs="Arial" w:eastAsia="Arial" w:hAnsi="Arial"/>
                  <w:b/>
                  <w:bCs/>
                  <w:color w:val="059669"/>
                  <w:sz w:val="18"/>
                  <w:szCs w:val="18"/>
                </w:rPr>
                <w:t xml:space="preserve">● HIGH</w:t>
              </w:r>
            </w:ins>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ins w:id="912" w:author="Claude" w:date="2026-04-05T00:00:00Z">
              <w:r>
                <w:rPr>
                  <w:rFonts w:ascii="Arial" w:cs="Arial" w:eastAsia="Arial" w:hAnsi="Arial"/>
                  <w:color w:val="4A5568"/>
                  <w:sz w:val="18"/>
                  <w:szCs w:val="18"/>
                </w:rPr>
                <w:t xml:space="preserve">Email capture</w:t>
              </w:r>
            </w:ins>
          </w:p>
        </w:tc>
      </w:tr>
      <w:tr>
        <w:trPr>
          <w:ins w:id="913" w:author="Claude" w:date="2026-04-05T00:00:00Z"/>
        </w:trP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14" w:author="Claude" w:date="2026-04-05T00:00:00Z">
              <w:r>
                <w:rPr>
                  <w:rFonts w:ascii="Arial" w:cs="Arial" w:eastAsia="Arial" w:hAnsi="Arial"/>
                  <w:b/>
                  <w:bCs/>
                  <w:color w:val="0C1526"/>
                  <w:sz w:val="19"/>
                  <w:szCs w:val="19"/>
                </w:rPr>
                <w:t xml:space="preserve">Taking Your Plug-in Solar Panels When You Move</w:t>
              </w:r>
            </w:ins>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15" w:author="Claude" w:date="2026-04-05T00:00:00Z">
              <w:r>
                <w:rPr>
                  <w:rFonts w:ascii="Arial" w:cs="Arial" w:eastAsia="Arial" w:hAnsi="Arial"/>
                  <w:i/>
                  <w:iCs/>
                  <w:color w:val="0284C7"/>
                  <w:sz w:val="18"/>
                  <w:szCs w:val="18"/>
                </w:rPr>
                <w:t xml:space="preserve">moving home plug-in solar UK</w:t>
              </w:r>
            </w:ins>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16" w:author="Claude" w:date="2026-04-05T00:00:00Z">
              <w:r>
                <w:rPr>
                  <w:rFonts w:ascii="Arial" w:cs="Arial" w:eastAsia="Arial" w:hAnsi="Arial"/>
                  <w:color w:val="4A5568"/>
                  <w:sz w:val="18"/>
                  <w:szCs w:val="18"/>
                </w:rPr>
                <w:t xml:space="preserve">Informational</w:t>
              </w:r>
            </w:ins>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17" w:author="Claude" w:date="2026-04-05T00:00:00Z">
              <w:r>
                <w:rPr>
                  <w:rFonts w:ascii="Arial" w:cs="Arial" w:eastAsia="Arial" w:hAnsi="Arial"/>
                  <w:b/>
                  <w:bCs/>
                  <w:color w:val="059669"/>
                  <w:sz w:val="18"/>
                  <w:szCs w:val="18"/>
                </w:rPr>
                <w:t xml:space="preserve">● HIGH</w:t>
              </w:r>
            </w:ins>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18" w:author="Claude" w:date="2026-04-05T00:00:00Z">
              <w:r>
                <w:rPr>
                  <w:rFonts w:ascii="Arial" w:cs="Arial" w:eastAsia="Arial" w:hAnsi="Arial"/>
                  <w:color w:val="4A5568"/>
                  <w:sz w:val="18"/>
                  <w:szCs w:val="18"/>
                </w:rPr>
                <w:t xml:space="preserve">Email, affiliate</w:t>
              </w:r>
            </w:ins>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Is Plug-in Solar Worth It? Honest Analysis</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is plug-in solar worth it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How Much Can Plug-in Solar Save You?</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plug-in solar savings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Payback Period: Real Numbers</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payback period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capture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vs Energy Bills</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will plug-in solar reduce my bills</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Best Plug-in Solar Kits UK 2026</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best plug-in solar kit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EcoFlow STREAM Review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EcoFlow STREAM review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Anker SOLIX RS40 Review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Anker SOLIX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800W vs 400W: Which Should You Buy?</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800W plug-in solar vs 400W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Cheapest Plug-in Solar Kits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cheapest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Lidl Plug-in Solar Review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Lidl solar panel kit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Solar for Garden Offices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garden office solar panels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Powering a Garden Office: Plug-in vs Cable</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garden office solar vs electric cable</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Garden Office Solar: How Many Panels?</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how many solar panels for garden office</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Can a Garden Office Run Off-Grid on Solar?</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garden office off-grid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Best Solar Panels for Garden Rooms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solar panels for garden room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for Sheds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solar panels for shed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How to Power a Shed with Plug-in Solar</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how to power shed with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vs Off-Grid Battery for Sheds</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shed solar panels off-grid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Solar for Summerhouses &amp; Log Cabins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summerhouse solar panels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Can Plug-in Solar Go on Your Roof?</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plug-in solar on roof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Flat Roof Plug-in Solar UK Guide</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flat roof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vs Full Rooftop Installation</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plug-in solar vs roof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Pitched Roof Mounting for Plug-in Solar</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mount plug-in solar pitched roof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Where Can You Put Plug-in Solar Panels?</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where to install plug-in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capture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Ground-Mounted Plug-in Solar: Grass, Gravel, Concrete</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ground mount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Balcony Rail Mounting: What Works &amp; What Doesn't</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balcony rail solar mount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Flat Roof Ballast Mounting for Plug-in Solar</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flat roof ballast solar mount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on Decking: Is It Safe?</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solar panels on decking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Wall Mounting Guide</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wall mount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How to Install Plug-in Solar: Step-by-Step</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how to install plug-in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Tools Checklist</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what tools for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capture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Balcony Solar Installation Walkthrough</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balcony solar installation guide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How to Angle Your Panels for Maximum Output</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panel angle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Notifying Your DNO After Install: G98 Step-by-Step</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G98 DNO notification plug-in solar</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capture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What to Check Before Buying a Plug-in Solar Kit</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buying checklist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bl>
    <w:p>
      <w:pPr>
        <w:spacing w:after="0" w:before="0"/>
      </w:pPr>
    </w:p>
    <w:p>
      <w:r>
        <w:br w:type="page"/>
      </w:r>
    </w:p>
    <w:p>
      <w:pPr>
        <w:pStyle w:val="Heading1"/>
        <w:spacing w:after="180" w:before="360"/>
      </w:pPr>
      <w:r>
        <w:rPr>
          <w:rFonts w:ascii="Arial" w:cs="Arial" w:eastAsia="Arial" w:hAnsi="Arial"/>
          <w:b/>
          <w:bCs/>
          <w:color w:val="0C1526"/>
          <w:sz w:val="36"/>
          <w:szCs w:val="36"/>
        </w:rPr>
        <w:t xml:space="preserve">3. Cluster Briefs</w:t>
      </w:r>
    </w:p>
    <w:p>
      <w:pPr>
        <w:spacing w:after="100" w:before="60"/>
      </w:pPr>
      <w:r>
        <w:rPr>
          <w:rFonts w:ascii="Arial" w:cs="Arial" w:eastAsia="Arial" w:hAnsi="Arial"/>
          <w:b w:val="false"/>
          <w:bCs w:val="false"/>
          <w:i w:val="false"/>
          <w:iCs w:val="false"/>
          <w:color w:val="4A5568"/>
          <w:sz w:val="22"/>
          <w:szCs w:val="22"/>
        </w:rPr>
        <w:t xml:space="preserve">Each cluster is defined by its hub page and spoke structure. Publish the hub first, then add spokes — this gives the hub time to build authority before you link spokes to it.</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1  </w:t>
      </w:r>
      <w:r>
        <w:rPr>
          <w:rFonts w:ascii="Arial" w:cs="Arial" w:eastAsia="Arial" w:hAnsi="Arial"/>
          <w:b/>
          <w:bCs/>
          <w:color w:val="0C1526"/>
          <w:sz w:val="28"/>
          <w:szCs w:val="28"/>
        </w:rPr>
        <w:t xml:space="preserve">Category Authority</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Commercial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growing fast post-March 2026 announcement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Email capture → affiliate when kits launch</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"Plug-in Solar Panels UK: The Complete 2026 Guide" — the definitive entry point for anyone who has heard about the announcement and wants to understand what it means, what to buy, and when.</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"Balcony Solar UK: Everything You Need to Know"</w:t>
      </w:r>
    </w:p>
    <w:p>
      <w:pPr>
        <w:pStyle w:val="ListParagraph"/>
        <w:numPr>
          <w:ilvl w:val="0"/>
          <w:numId w:val="2"/>
        </w:numPr>
        <w:spacing w:after="40" w:before="40"/>
      </w:pPr>
      <w:r>
        <w:rPr>
          <w:rFonts w:ascii="Arial" w:cs="Arial" w:eastAsia="Arial" w:hAnsi="Arial"/>
          <w:b w:val="false"/>
          <w:bCs w:val="false"/>
          <w:color w:val="4A5568"/>
          <w:sz w:val="21"/>
          <w:szCs w:val="21"/>
        </w:rPr>
        <w:t xml:space="preserve">"Plug and Play Solar UK vs Traditional Solar: Which is Right for You?"</w:t>
      </w:r>
    </w:p>
    <w:p>
      <w:pPr>
        <w:pStyle w:val="ListParagraph"/>
        <w:numPr>
          <w:ilvl w:val="0"/>
          <w:numId w:val="2"/>
        </w:numPr>
        <w:spacing w:after="40" w:before="40"/>
      </w:pPr>
      <w:r>
        <w:rPr>
          <w:rFonts w:ascii="Arial" w:cs="Arial" w:eastAsia="Arial" w:hAnsi="Arial"/>
          <w:b w:val="false"/>
          <w:bCs w:val="false"/>
          <w:color w:val="4A5568"/>
          <w:sz w:val="21"/>
          <w:szCs w:val="21"/>
        </w:rPr>
        <w:t xml:space="preserve">"Why the UK Took So Long to Allow Plug-in Solar (And What Changes in 2026)"</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UK vs Germany: How We Compare"</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This is your "flag in the ground" cluster. The hub page should be comprehensive (2,500–3,500 words), regularly updated, and internally link to everything else. It should rank for the head term before kits are even available.</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2  </w:t>
      </w:r>
      <w:r>
        <w:rPr>
          <w:rFonts w:ascii="Arial" w:cs="Arial" w:eastAsia="Arial" w:hAnsi="Arial"/>
          <w:b/>
          <w:bCs/>
          <w:color w:val="0C1526"/>
          <w:sz w:val="28"/>
          <w:szCs w:val="28"/>
        </w:rPr>
        <w:t xml:space="preserve">Legal &amp; Regulatory</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(high trust required)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announcement created a surge in regulatory queries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Email list building — people who read regulatory content are your most engaged audience</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"Is Plug-in Solar Legal in the UK? The Complete Regulatory Guide" — the most-searched question in the space right now. Answer it definitively, honestly, and in plain English. This is the content moat nobody else is building properly.</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"BS 7671 Amendment 4 Explained: What Changed on 15 April 2026"</w:t>
      </w:r>
    </w:p>
    <w:p>
      <w:pPr>
        <w:pStyle w:val="ListParagraph"/>
        <w:numPr>
          <w:ilvl w:val="0"/>
          <w:numId w:val="2"/>
        </w:numPr>
        <w:spacing w:after="40" w:before="40"/>
      </w:pPr>
      <w:r>
        <w:rPr>
          <w:rFonts w:ascii="Arial" w:cs="Arial" w:eastAsia="Arial" w:hAnsi="Arial"/>
          <w:b w:val="false"/>
          <w:bCs w:val="false"/>
          <w:color w:val="4A5568"/>
          <w:sz w:val="21"/>
          <w:szCs w:val="21"/>
        </w:rPr>
        <w:t xml:space="preserve">"G98 Notification: How to Tell Your DNO About Your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"BSI Product Standard for Plug-in Solar: What It Means and When It Lands"</w:t>
      </w:r>
    </w:p>
    <w:p>
      <w:pPr>
        <w:pStyle w:val="ListParagraph"/>
        <w:numPr>
          <w:ilvl w:val="0"/>
          <w:numId w:val="2"/>
        </w:numPr>
        <w:spacing w:after="40" w:before="40"/>
      </w:pPr>
      <w:r>
        <w:rPr>
          <w:rFonts w:ascii="Arial" w:cs="Arial" w:eastAsia="Arial" w:hAnsi="Arial"/>
          <w:b w:val="false"/>
          <w:bCs w:val="false"/>
          <w:color w:val="4A5568"/>
          <w:sz w:val="21"/>
          <w:szCs w:val="21"/>
        </w:rPr>
        <w:t xml:space="preserve">"Do I Need My Landlord's or Freeholder's Permission for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"Smart Export Guarantee (SEG) and Plug-in Solar: Can You Get Paid to Export?"</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Most competitor sites are vague or inaccurate on the legal status. The honest answer — "confirmed but not yet legal to connect; compliant kits expected July 2026" — is actually more useful and will earn more trust than pretending everything is already live. Be the site that tells the truth.</w:t>
      </w:r>
    </w:p>
    <w:p>
      <w:pPr>
        <w:spacing w:after="100" w:before="60"/>
      </w:pPr>
      <w:ins w:id="930" w:author="Claude" w:date="2026-04-05T00:00:00Z">
        <w:r>
          <w:rPr>
            <w:rFonts w:ascii="Arial" w:cs="Arial" w:eastAsia="Arial" w:hAnsi="Arial"/>
            <w:b w:val="false"/>
            <w:bCs w:val="false"/>
            <w:i/>
            <w:iCs/>
            <w:color w:val="4A5568"/>
            <w:sz w:val="20"/>
            <w:szCs w:val="20"/>
          </w:rPr>
          <w:t xml:space="preserve">Keyword research finding: “BSI plug-in solar standard UK” currently returns no dedicated editorial content anywhere — only passing mentions in broader articles. Publish a standalone 1,500-word explainer now (it can be short and forward-looking) and update it the moment the standard publishes in July. This will be the only authoritative page on the topic when searches spike at launch — a clear first-mover opportunity with zero competition.</w:t>
        </w:r>
      </w:ins>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3  </w:t>
      </w:r>
      <w:r>
        <w:rPr>
          <w:rFonts w:ascii="Arial" w:cs="Arial" w:eastAsia="Arial" w:hAnsi="Arial"/>
          <w:b/>
          <w:bCs/>
          <w:color w:val="0C1526"/>
          <w:sz w:val="28"/>
          <w:szCs w:val="28"/>
        </w:rPr>
        <w:t xml:space="preserve">Renters &amp; Flat-Dwellers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large underserved audience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4.6m private renters in England; almost no good content serves them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Email list + affiliate (high intent to buy once kits available)</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"Plug-in Solar for Renters UK: Your Complete Guide" — the single destination for renters who have heard about this and want to know if it applies to them. Cover legal status, landlord issues, AST implications, balcony options, and savings potential.</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"Can I Put Solar Panels on My Balcony in a Rented Flat?"</w:t>
      </w:r>
    </w:p>
    <w:p>
      <w:pPr>
        <w:pStyle w:val="ListParagraph"/>
        <w:numPr>
          <w:ilvl w:val="0"/>
          <w:numId w:val="2"/>
        </w:numPr>
        <w:spacing w:after="40" w:before="40"/>
      </w:pPr>
      <w:r>
        <w:rPr>
          <w:rFonts w:ascii="Arial" w:cs="Arial" w:eastAsia="Arial" w:hAnsi="Arial"/>
          <w:b w:val="false"/>
          <w:bCs w:val="false"/>
          <w:color w:val="4A5568"/>
          <w:sz w:val="21"/>
          <w:szCs w:val="21"/>
        </w:rPr>
        <w:t xml:space="preserve">"Do I Need My Landlord's Permission for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"What Your AST Actually Says About Balcony Solar Panels"</w:t>
      </w:r>
    </w:p>
    <w:p>
      <w:pPr>
        <w:pStyle w:val="ListParagraph"/>
        <w:numPr>
          <w:ilvl w:val="0"/>
          <w:numId w:val="2"/>
        </w:numPr>
        <w:spacing w:after="40" w:before="40"/>
      </w:pPr>
      <w:r>
        <w:rPr>
          <w:rFonts w:ascii="Arial" w:cs="Arial" w:eastAsia="Arial" w:hAnsi="Arial"/>
          <w:b w:val="false"/>
          <w:bCs w:val="false"/>
          <w:color w:val="4A5568"/>
          <w:sz w:val="21"/>
          <w:szCs w:val="21"/>
        </w:rPr>
        <w:t xml:space="preserve">"Best Balcony Mounting Options for Renters (No Drilling Required)"</w:t>
      </w:r>
    </w:p>
    <w:p>
      <w:pPr>
        <w:pStyle w:val="ListParagraph"/>
        <w:numPr>
          <w:ilvl w:val="0"/>
          <w:numId w:val="2"/>
        </w:numPr>
        <w:spacing w:after="40" w:before="40"/>
      </w:pPr>
      <w:r>
        <w:rPr>
          <w:rFonts w:ascii="Arial" w:cs="Arial" w:eastAsia="Arial" w:hAnsi="Arial"/>
          <w:b w:val="false"/>
          <w:bCs w:val="false"/>
          <w:color w:val="4A5568"/>
          <w:sz w:val="21"/>
          <w:szCs w:val="21"/>
        </w:rPr>
        <w:t xml:space="preserve">"Taking Your Solar Panels With You When You Move"</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This is the biggest underserved audience in the space. Homeowners already have multiple content destinations. Renters have almost none. The emotional hook is strong: this is the first time renters have ever had access to solar energy. Lead with that.</w:t>
      </w:r>
    </w:p>
    <w:p>
      <w:pPr>
        <w:spacing w:after="100" w:before="60"/>
      </w:pPr>
      <w:ins w:id="931" w:author="Claude" w:date="2026-04-05T00:00:00Z">
        <w:r>
          <w:rPr>
            <w:rFonts w:ascii="Arial" w:cs="Arial" w:eastAsia="Arial" w:hAnsi="Arial"/>
            <w:b w:val="false"/>
            <w:bCs w:val="false"/>
            <w:i/>
            <w:iCs/>
            <w:color w:val="4A5568"/>
            <w:sz w:val="20"/>
            <w:szCs w:val="20"/>
          </w:rPr>
          <w:t xml:space="preserve">Keyword research additions: Three new spokes added to this cluster based on gap analysis. (1) Renters’ Rights Act 2025 and Plug-in Solar — the Act shifts the landlord-permission dynamic significantly (landlords cannot unreasonably refuse), but no site has covered it accurately yet; strong trust signal and high search intent. (2) Plug-in Solar Planning Permission — frequently conflated with G98 notification; a short, clear article explaining that balcony and garden installs do not require planning permission is a quick featured snippet win. (3) Taking Your Panels When You Move — a very specific renter anxiety with zero existing coverage; the portability angle is the core appeal of plug-in solar for renters and deserves its own dedicated treatment.</w:t>
        </w:r>
      </w:ins>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4  </w:t>
      </w:r>
      <w:r>
        <w:rPr>
          <w:rFonts w:ascii="Arial" w:cs="Arial" w:eastAsia="Arial" w:hAnsi="Arial"/>
          <w:b/>
          <w:bCs/>
          <w:color w:val="0C1526"/>
          <w:sz w:val="28"/>
          <w:szCs w:val="28"/>
        </w:rPr>
        <w:t xml:space="preserve">Savings &amp; ROI</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Calculator tool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primary decision-making content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Calculator email capture → affiliate</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"Is Plug-in Solar Worth It UK? An Honest Payback Analysis" — the question every potential buyer is really asking. Use real numbers (Carbon Brief analysis, PVGIS data, Ofgem tariffs) and be honest about the nuances (orientation, self-consumption, shading). Link prominently to the calculator.</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"How Much Can Plug-in Solar Actually Save on Your Energy Bills?"</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Payback Period: Real Numbers for UK Homes"</w:t>
      </w:r>
    </w:p>
    <w:p>
      <w:pPr>
        <w:pStyle w:val="ListParagraph"/>
        <w:numPr>
          <w:ilvl w:val="0"/>
          <w:numId w:val="2"/>
        </w:numPr>
        <w:spacing w:after="40" w:before="40"/>
      </w:pPr>
      <w:r>
        <w:rPr>
          <w:rFonts w:ascii="Arial" w:cs="Arial" w:eastAsia="Arial" w:hAnsi="Arial"/>
          <w:b w:val="false"/>
          <w:bCs w:val="false"/>
          <w:color w:val="4A5568"/>
          <w:sz w:val="21"/>
          <w:szCs w:val="21"/>
        </w:rPr>
        <w:t xml:space="preserve">"Does Your Location Matter? Solar Savings from Brighton vs Edinburgh"</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at 24p/kWh vs 34p/kWh: What Rising Energy Prices Mean"</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The calculator is the primary asset here. These articles exist to rank for the query, answer it credibly, and direct people to the calculator for their personalised number. The calculator then captures email.</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5  </w:t>
      </w:r>
      <w:r>
        <w:rPr>
          <w:rFonts w:ascii="Arial" w:cs="Arial" w:eastAsia="Arial" w:hAnsi="Arial"/>
          <w:b/>
          <w:bCs/>
          <w:color w:val="0C1526"/>
          <w:sz w:val="28"/>
          <w:szCs w:val="28"/>
        </w:rPr>
        <w:t xml:space="preserve">Product Reviews &amp; Comparison</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Commercial — high purchase intent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Growing fast — launch when kits go on sale (~July 2026)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Primary affiliate revenue stream</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"Best Plug-in Solar Kits UK 2026: Tested and Ranked" — the definitive buying guide. Cover all BSI-compliant kits available in the UK, with specs, pricing, and clear recommendations by use case (balcony, garden, shed, garden office).</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"EcoFlow STREAM Review UK: The Kit the Government Partnered With"</w:t>
      </w:r>
    </w:p>
    <w:p>
      <w:pPr>
        <w:pStyle w:val="ListParagraph"/>
        <w:numPr>
          <w:ilvl w:val="0"/>
          <w:numId w:val="2"/>
        </w:numPr>
        <w:spacing w:after="40" w:before="40"/>
      </w:pPr>
      <w:r>
        <w:rPr>
          <w:rFonts w:ascii="Arial" w:cs="Arial" w:eastAsia="Arial" w:hAnsi="Arial"/>
          <w:b w:val="false"/>
          <w:bCs w:val="false"/>
          <w:color w:val="4A5568"/>
          <w:sz w:val="21"/>
          <w:szCs w:val="21"/>
        </w:rPr>
        <w:t xml:space="preserve">"Anker SOLIX RS40P Review UK"</w:t>
      </w:r>
    </w:p>
    <w:p>
      <w:pPr>
        <w:pStyle w:val="ListParagraph"/>
        <w:numPr>
          <w:ilvl w:val="0"/>
          <w:numId w:val="2"/>
        </w:numPr>
        <w:spacing w:after="40" w:before="40"/>
      </w:pPr>
      <w:r>
        <w:rPr>
          <w:rFonts w:ascii="Arial" w:cs="Arial" w:eastAsia="Arial" w:hAnsi="Arial"/>
          <w:b w:val="false"/>
          <w:bCs w:val="false"/>
          <w:color w:val="4A5568"/>
          <w:sz w:val="21"/>
          <w:szCs w:val="21"/>
        </w:rPr>
        <w:t xml:space="preserve">"800W vs 400W Plug-in Solar: Which Should You Actually Buy?"</w:t>
      </w:r>
    </w:p>
    <w:p>
      <w:pPr>
        <w:pStyle w:val="ListParagraph"/>
        <w:numPr>
          <w:ilvl w:val="0"/>
          <w:numId w:val="2"/>
        </w:numPr>
        <w:spacing w:after="40" w:before="40"/>
      </w:pPr>
      <w:r>
        <w:rPr>
          <w:rFonts w:ascii="Arial" w:cs="Arial" w:eastAsia="Arial" w:hAnsi="Arial"/>
          <w:b w:val="false"/>
          <w:bCs w:val="false"/>
          <w:color w:val="4A5568"/>
          <w:sz w:val="21"/>
          <w:szCs w:val="21"/>
        </w:rPr>
        <w:t xml:space="preserve">"Cheapest Plug-in Solar Kits UK: Budget Options Compared"</w:t>
      </w:r>
    </w:p>
    <w:p>
      <w:pPr>
        <w:pStyle w:val="ListParagraph"/>
        <w:numPr>
          <w:ilvl w:val="0"/>
          <w:numId w:val="2"/>
        </w:numPr>
        <w:spacing w:after="40" w:before="40"/>
      </w:pPr>
      <w:r>
        <w:rPr>
          <w:rFonts w:ascii="Arial" w:cs="Arial" w:eastAsia="Arial" w:hAnsi="Arial"/>
          <w:b w:val="false"/>
          <w:bCs w:val="false"/>
          <w:color w:val="4A5568"/>
          <w:sz w:val="21"/>
          <w:szCs w:val="21"/>
        </w:rPr>
        <w:t xml:space="preserve">"Lidl Plug-in Solar Review UK: Is the Supermarket Kit Worth It?"</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Kits With Battery Storage: Are They Worth the Premium?"</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Do not publish placeholder reviews. Wait until you have access to real products (or reliable specifications from official sources). A review that says "we expect this to be good" damages credibility. Publish thorough, specific reviews once kits are physically available.</w:t>
      </w:r>
    </w:p>
    <w:p>
      <w:r>
        <w:br w:type="page"/>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6  </w:t>
      </w:r>
      <w:r>
        <w:rPr>
          <w:rFonts w:ascii="Arial" w:cs="Arial" w:eastAsia="Arial" w:hAnsi="Arial"/>
          <w:b/>
          <w:bCs/>
          <w:color w:val="0C1526"/>
          <w:sz w:val="28"/>
          <w:szCs w:val="28"/>
        </w:rPr>
        <w:t xml:space="preserve">Garden Offices &amp; Rooms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Commercial (high-value audience)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garden office ownership boomed post-COVID; underserved solar content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Strong affiliate potential — high-income buyers, large purchases</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"Solar Panels for Garden Offices UK: Plug-in Options for 2026" — the definitive guide for the growing number of people who have spent £15,000–£30,000 on a garden room and want to power it cleanly without running a 20m armoured cable across their garden.</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"Powering Your Garden Office: Plug-in Solar vs Running a Cable from the House"</w:t>
      </w:r>
    </w:p>
    <w:p>
      <w:pPr>
        <w:pStyle w:val="ListParagraph"/>
        <w:numPr>
          <w:ilvl w:val="0"/>
          <w:numId w:val="2"/>
        </w:numPr>
        <w:spacing w:after="40" w:before="40"/>
      </w:pPr>
      <w:r>
        <w:rPr>
          <w:rFonts w:ascii="Arial" w:cs="Arial" w:eastAsia="Arial" w:hAnsi="Arial"/>
          <w:b w:val="false"/>
          <w:bCs w:val="false"/>
          <w:color w:val="4A5568"/>
          <w:sz w:val="21"/>
          <w:szCs w:val="21"/>
        </w:rPr>
        <w:t xml:space="preserve">"How Many Solar Panels Does a Garden Office Actually Need?"</w:t>
      </w:r>
    </w:p>
    <w:p>
      <w:pPr>
        <w:pStyle w:val="ListParagraph"/>
        <w:numPr>
          <w:ilvl w:val="0"/>
          <w:numId w:val="2"/>
        </w:numPr>
        <w:spacing w:after="40" w:before="40"/>
      </w:pPr>
      <w:r>
        <w:rPr>
          <w:rFonts w:ascii="Arial" w:cs="Arial" w:eastAsia="Arial" w:hAnsi="Arial"/>
          <w:b w:val="false"/>
          <w:bCs w:val="false"/>
          <w:color w:val="4A5568"/>
          <w:sz w:val="21"/>
          <w:szCs w:val="21"/>
        </w:rPr>
        <w:t xml:space="preserve">"Can a Garden Office Run Off-Grid with Solar and a Battery?"</w:t>
      </w:r>
    </w:p>
    <w:p>
      <w:pPr>
        <w:pStyle w:val="ListParagraph"/>
        <w:numPr>
          <w:ilvl w:val="0"/>
          <w:numId w:val="2"/>
        </w:numPr>
        <w:spacing w:after="40" w:before="40"/>
      </w:pPr>
      <w:r>
        <w:rPr>
          <w:rFonts w:ascii="Arial" w:cs="Arial" w:eastAsia="Arial" w:hAnsi="Arial"/>
          <w:b w:val="false"/>
          <w:bCs w:val="false"/>
          <w:color w:val="4A5568"/>
          <w:sz w:val="21"/>
          <w:szCs w:val="21"/>
        </w:rPr>
        <w:t xml:space="preserve">"Best Solar Panels for Garden Rooms UK 2026"</w:t>
      </w:r>
    </w:p>
    <w:p>
      <w:pPr>
        <w:pStyle w:val="ListParagraph"/>
        <w:numPr>
          <w:ilvl w:val="0"/>
          <w:numId w:val="2"/>
        </w:numPr>
        <w:spacing w:after="40" w:before="40"/>
      </w:pPr>
      <w:r>
        <w:rPr>
          <w:rFonts w:ascii="Arial" w:cs="Arial" w:eastAsia="Arial" w:hAnsi="Arial"/>
          <w:b w:val="false"/>
          <w:bCs w:val="false"/>
          <w:color w:val="4A5568"/>
          <w:sz w:val="21"/>
          <w:szCs w:val="21"/>
        </w:rPr>
        <w:t xml:space="preserve">"Garden Office Solar ROI: Will It Pay Back Faster Than the Cable?"</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This cluster targets a wealthy, motivated audience. A garden office owner who has just spent £20k on their building is not price-sensitive about a £750 solar kit. Focus on the autonomy and quality-of-life angle (no cable to trip over, no reliance on extending the house circuit) as much as the savings angle. High conversion potential.</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7  </w:t>
      </w:r>
      <w:r>
        <w:rPr>
          <w:rFonts w:ascii="Arial" w:cs="Arial" w:eastAsia="Arial" w:hAnsi="Arial"/>
          <w:b/>
          <w:bCs/>
          <w:color w:val="0C1526"/>
          <w:sz w:val="28"/>
          <w:szCs w:val="28"/>
        </w:rPr>
        <w:t xml:space="preserve">Sheds &amp; Outbuildings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practical DIY audience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Medium-high — shed solar is a well-established search category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Affiliate — lighting, power tool charging, battery systems</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"Plug-in Solar for Sheds UK: Powers Lights, Tools, and More" — the practical guide for people who want to power their shed without running a cable. Important distinction: a shed is more likely to be used off-grid (battery storage) than grid-tied, so cover both plug-in (grid-tied) and off-grid battery options.</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"How to Power a Shed with Solar: Plug-in vs Off-Grid Battery"</w:t>
      </w:r>
    </w:p>
    <w:p>
      <w:pPr>
        <w:pStyle w:val="ListParagraph"/>
        <w:numPr>
          <w:ilvl w:val="0"/>
          <w:numId w:val="2"/>
        </w:numPr>
        <w:spacing w:after="40" w:before="40"/>
      </w:pPr>
      <w:r>
        <w:rPr>
          <w:rFonts w:ascii="Arial" w:cs="Arial" w:eastAsia="Arial" w:hAnsi="Arial"/>
          <w:b w:val="false"/>
          <w:bCs w:val="false"/>
          <w:color w:val="4A5568"/>
          <w:sz w:val="21"/>
          <w:szCs w:val="21"/>
        </w:rPr>
        <w:t xml:space="preserve">"Can You Run Power Tools in a Shed Using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for Sheds: Do You Need Planning Permission?"</w:t>
      </w:r>
    </w:p>
    <w:p>
      <w:pPr>
        <w:pStyle w:val="ListParagraph"/>
        <w:numPr>
          <w:ilvl w:val="0"/>
          <w:numId w:val="2"/>
        </w:numPr>
        <w:spacing w:after="40" w:before="40"/>
      </w:pPr>
      <w:r>
        <w:rPr>
          <w:rFonts w:ascii="Arial" w:cs="Arial" w:eastAsia="Arial" w:hAnsi="Arial"/>
          <w:b w:val="false"/>
          <w:bCs w:val="false"/>
          <w:color w:val="4A5568"/>
          <w:sz w:val="21"/>
          <w:szCs w:val="21"/>
        </w:rPr>
        <w:t xml:space="preserve">"Solar for Summerhouses, Log Cabins, and Garden Bars UK"</w:t>
      </w:r>
    </w:p>
    <w:p>
      <w:pPr>
        <w:pStyle w:val="ListParagraph"/>
        <w:numPr>
          <w:ilvl w:val="0"/>
          <w:numId w:val="2"/>
        </w:numPr>
        <w:spacing w:after="40" w:before="40"/>
      </w:pPr>
      <w:r>
        <w:rPr>
          <w:rFonts w:ascii="Arial" w:cs="Arial" w:eastAsia="Arial" w:hAnsi="Arial"/>
          <w:b w:val="false"/>
          <w:bCs w:val="false"/>
          <w:color w:val="4A5568"/>
          <w:sz w:val="21"/>
          <w:szCs w:val="21"/>
        </w:rPr>
        <w:t xml:space="preserve">"Shed Solar Sizing Guide: How Much Power Do You Actually Need?"</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The plug-in solar / shed combination has a nuance: a shed is usually not connected to the home's ring main, so "plug-in" may mean plugging into a shed socket that is itself on a spur from the house, OR it may mean a standalone battery system that looks similar but is technically off-grid. Be precise about this distinction — it affects what the user needs to buy.</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8  </w:t>
      </w:r>
      <w:r>
        <w:rPr>
          <w:rFonts w:ascii="Arial" w:cs="Arial" w:eastAsia="Arial" w:hAnsi="Arial"/>
          <w:b/>
          <w:bCs/>
          <w:color w:val="0C1526"/>
          <w:sz w:val="28"/>
          <w:szCs w:val="28"/>
        </w:rPr>
        <w:t xml:space="preserve">Home Roofs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people confused about the difference between plug-in and traditional solar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Medium — growing as people research alternatives to full roof installs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Affiliate + email</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"Can Plug-in Solar Go on Your Roof? A Practical Guide" — clarifies a common point of confusion: plug-in solar panels can physically be placed on a roof, but this is very different from a traditional roof installation. Cover flat roofs (viable, ballast mounting), pitched roofs (possible but more complex), and when you're better off with a full installation.</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"Flat Roof Plug-in Solar UK: The Definitive Guide to Ballast Mounting"</w:t>
      </w:r>
    </w:p>
    <w:p>
      <w:pPr>
        <w:pStyle w:val="ListParagraph"/>
        <w:numPr>
          <w:ilvl w:val="0"/>
          <w:numId w:val="2"/>
        </w:numPr>
        <w:spacing w:after="40" w:before="40"/>
      </w:pPr>
      <w:r>
        <w:rPr>
          <w:rFonts w:ascii="Arial" w:cs="Arial" w:eastAsia="Arial" w:hAnsi="Arial"/>
          <w:b w:val="false"/>
          <w:bCs w:val="false"/>
          <w:color w:val="4A5568"/>
          <w:sz w:val="21"/>
          <w:szCs w:val="21"/>
        </w:rPr>
        <w:t xml:space="preserve">"Can I Put Plug-in Solar on a Pitched Roof Without an Installer?"</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vs Rooftop Solar: The Honest Comparison"</w:t>
      </w:r>
    </w:p>
    <w:p>
      <w:pPr>
        <w:pStyle w:val="ListParagraph"/>
        <w:numPr>
          <w:ilvl w:val="0"/>
          <w:numId w:val="2"/>
        </w:numPr>
        <w:spacing w:after="40" w:before="40"/>
      </w:pPr>
      <w:r>
        <w:rPr>
          <w:rFonts w:ascii="Arial" w:cs="Arial" w:eastAsia="Arial" w:hAnsi="Arial"/>
          <w:b w:val="false"/>
          <w:bCs w:val="false"/>
          <w:color w:val="4A5568"/>
          <w:sz w:val="21"/>
          <w:szCs w:val="21"/>
        </w:rPr>
        <w:t xml:space="preserve">"When Plug-in Solar is NOT the Right Choice (And What to Do Instead)"</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The flat roof article is a strong opportunity. There are millions of UK homes with flat-roof extensions, garages, and kitchen extensions. A ballast-mounted plug-in system on a flat roof is extremely viable and very different from balcony solar — cover it thoroughly with specific product recommendations for ballast frames.</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9  </w:t>
      </w:r>
      <w:r>
        <w:rPr>
          <w:rFonts w:ascii="Arial" w:cs="Arial" w:eastAsia="Arial" w:hAnsi="Arial"/>
          <w:b/>
          <w:bCs/>
          <w:color w:val="0C1526"/>
          <w:sz w:val="28"/>
          <w:szCs w:val="28"/>
        </w:rPr>
        <w:t xml:space="preserve">Installation Bases &amp; Surfaces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late research stage (close to purchase)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Medium — high-intent queries from people actively planning installation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Affiliate — mounting hardware, ground stakes, ballast frames</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"Where Can You Put Plug-in Solar Panels? Every Surface Explained" — the practical guide covering every installation context: garden grass, gravel, concrete, decking, balcony rail, wall, flat roof, and pitched roof. For each surface: what mounting you need, what to watch out for, and specific product links.</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"Ground-Mounted Plug-in Solar on Grass: Ground Stakes vs Frame Stands"</w:t>
      </w:r>
    </w:p>
    <w:p>
      <w:pPr>
        <w:pStyle w:val="ListParagraph"/>
        <w:numPr>
          <w:ilvl w:val="0"/>
          <w:numId w:val="2"/>
        </w:numPr>
        <w:spacing w:after="40" w:before="40"/>
      </w:pPr>
      <w:r>
        <w:rPr>
          <w:rFonts w:ascii="Arial" w:cs="Arial" w:eastAsia="Arial" w:hAnsi="Arial"/>
          <w:b w:val="false"/>
          <w:bCs w:val="false"/>
          <w:color w:val="4A5568"/>
          <w:sz w:val="21"/>
          <w:szCs w:val="21"/>
        </w:rPr>
        <w:t xml:space="preserve">"Balcony Rail Mounting for Plug-in Solar: Clamp Types and Weight Limits"</w:t>
      </w:r>
    </w:p>
    <w:p>
      <w:pPr>
        <w:pStyle w:val="ListParagraph"/>
        <w:numPr>
          <w:ilvl w:val="0"/>
          <w:numId w:val="2"/>
        </w:numPr>
        <w:spacing w:after="40" w:before="40"/>
      </w:pPr>
      <w:r>
        <w:rPr>
          <w:rFonts w:ascii="Arial" w:cs="Arial" w:eastAsia="Arial" w:hAnsi="Arial"/>
          <w:b w:val="false"/>
          <w:bCs w:val="false"/>
          <w:color w:val="4A5568"/>
          <w:sz w:val="21"/>
          <w:szCs w:val="21"/>
        </w:rPr>
        <w:t xml:space="preserve">"Concrete and Paving: Ground Mount Options for Hard Surfaces"</w:t>
      </w:r>
    </w:p>
    <w:p>
      <w:pPr>
        <w:pStyle w:val="ListParagraph"/>
        <w:numPr>
          <w:ilvl w:val="0"/>
          <w:numId w:val="2"/>
        </w:numPr>
        <w:spacing w:after="40" w:before="40"/>
      </w:pPr>
      <w:r>
        <w:rPr>
          <w:rFonts w:ascii="Arial" w:cs="Arial" w:eastAsia="Arial" w:hAnsi="Arial"/>
          <w:b w:val="false"/>
          <w:bCs w:val="false"/>
          <w:color w:val="4A5568"/>
          <w:sz w:val="21"/>
          <w:szCs w:val="21"/>
        </w:rPr>
        <w:t xml:space="preserve">"Solar Panels on Decking: Weight, Shading, and Safety Considerations"</w:t>
      </w:r>
    </w:p>
    <w:p>
      <w:pPr>
        <w:pStyle w:val="ListParagraph"/>
        <w:numPr>
          <w:ilvl w:val="0"/>
          <w:numId w:val="2"/>
        </w:numPr>
        <w:spacing w:after="40" w:before="40"/>
      </w:pPr>
      <w:r>
        <w:rPr>
          <w:rFonts w:ascii="Arial" w:cs="Arial" w:eastAsia="Arial" w:hAnsi="Arial"/>
          <w:b w:val="false"/>
          <w:bCs w:val="false"/>
          <w:color w:val="4A5568"/>
          <w:sz w:val="21"/>
          <w:szCs w:val="21"/>
        </w:rPr>
        <w:t xml:space="preserve">"Flat Roof Ballast Systems: No-Drill Solar Mounting Explained"</w:t>
      </w:r>
    </w:p>
    <w:p>
      <w:pPr>
        <w:pStyle w:val="ListParagraph"/>
        <w:numPr>
          <w:ilvl w:val="0"/>
          <w:numId w:val="2"/>
        </w:numPr>
        <w:spacing w:after="40" w:before="40"/>
      </w:pPr>
      <w:r>
        <w:rPr>
          <w:rFonts w:ascii="Arial" w:cs="Arial" w:eastAsia="Arial" w:hAnsi="Arial"/>
          <w:b w:val="false"/>
          <w:bCs w:val="false"/>
          <w:color w:val="4A5568"/>
          <w:sz w:val="21"/>
          <w:szCs w:val="21"/>
        </w:rPr>
        <w:t xml:space="preserve">"Wall-Mounted Plug-in Solar: When It Makes Sense and How to Do It"</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This cluster captures people in the "I've decided to buy, now I'm planning the install" stage. They are extremely high purchase intent. The affiliate opportunity extends beyond the panels to mounting hardware, ground stakes, and balcony clamps — all of which carry reasonable margins.</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10  </w:t>
      </w:r>
      <w:r>
        <w:rPr>
          <w:rFonts w:ascii="Arial" w:cs="Arial" w:eastAsia="Arial" w:hAnsi="Arial"/>
          <w:b/>
          <w:bCs/>
          <w:color w:val="0C1526"/>
          <w:sz w:val="28"/>
          <w:szCs w:val="28"/>
        </w:rPr>
        <w:t xml:space="preserve">Tools &amp; Installation How-To</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reassurance-seeking (pre-purchase anxiety)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people are worried installation is complicated; content that removes that fear converts well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Email capture + affiliate (tools, mounting hardware)</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"How to Install Plug-in Solar Panels: Step-by-Step UK Guide" — the master installation guide. The key message is reassurance: most balcony installs need no tools at all. A garden install might need a mallet for ground stakes. The DNO notification is a simple online form. This is genuinely easy — and people need to know that.</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"What Tools Do You Need to Install Plug-in Solar? (Fewer Than You Think)"</w:t>
      </w:r>
    </w:p>
    <w:p>
      <w:pPr>
        <w:pStyle w:val="ListParagraph"/>
        <w:numPr>
          <w:ilvl w:val="0"/>
          <w:numId w:val="2"/>
        </w:numPr>
        <w:spacing w:after="40" w:before="40"/>
      </w:pPr>
      <w:r>
        <w:rPr>
          <w:rFonts w:ascii="Arial" w:cs="Arial" w:eastAsia="Arial" w:hAnsi="Arial"/>
          <w:b w:val="false"/>
          <w:bCs w:val="false"/>
          <w:color w:val="4A5568"/>
          <w:sz w:val="21"/>
          <w:szCs w:val="21"/>
        </w:rPr>
        <w:t xml:space="preserve">"Balcony Solar Installation: A First-Timer's Walkthrough with Photos"</w:t>
      </w:r>
    </w:p>
    <w:p>
      <w:pPr>
        <w:pStyle w:val="ListParagraph"/>
        <w:numPr>
          <w:ilvl w:val="0"/>
          <w:numId w:val="2"/>
        </w:numPr>
        <w:spacing w:after="40" w:before="40"/>
      </w:pPr>
      <w:r>
        <w:rPr>
          <w:rFonts w:ascii="Arial" w:cs="Arial" w:eastAsia="Arial" w:hAnsi="Arial"/>
          <w:b w:val="false"/>
          <w:bCs w:val="false"/>
          <w:color w:val="4A5568"/>
          <w:sz w:val="21"/>
          <w:szCs w:val="21"/>
        </w:rPr>
        <w:t xml:space="preserve">"How to Angle Your Plug-in Solar Panels for Maximum Output"</w:t>
      </w:r>
    </w:p>
    <w:p>
      <w:pPr>
        <w:pStyle w:val="ListParagraph"/>
        <w:numPr>
          <w:ilvl w:val="0"/>
          <w:numId w:val="2"/>
        </w:numPr>
        <w:spacing w:after="40" w:before="40"/>
      </w:pPr>
      <w:r>
        <w:rPr>
          <w:rFonts w:ascii="Arial" w:cs="Arial" w:eastAsia="Arial" w:hAnsi="Arial"/>
          <w:b w:val="false"/>
          <w:bCs w:val="false"/>
          <w:color w:val="4A5568"/>
          <w:sz w:val="21"/>
          <w:szCs w:val="21"/>
        </w:rPr>
        <w:t xml:space="preserve">"Notifying Your DNO After Installing Plug-in Solar: G98 Step-by-Step"</w:t>
      </w:r>
    </w:p>
    <w:p>
      <w:pPr>
        <w:pStyle w:val="ListParagraph"/>
        <w:numPr>
          <w:ilvl w:val="0"/>
          <w:numId w:val="2"/>
        </w:numPr>
        <w:spacing w:after="40" w:before="40"/>
      </w:pPr>
      <w:r>
        <w:rPr>
          <w:rFonts w:ascii="Arial" w:cs="Arial" w:eastAsia="Arial" w:hAnsi="Arial"/>
          <w:b w:val="false"/>
          <w:bCs w:val="false"/>
          <w:color w:val="4A5568"/>
          <w:sz w:val="21"/>
          <w:szCs w:val="21"/>
        </w:rPr>
        <w:t xml:space="preserve">"Common Plug-in Solar Installation Mistakes (And How to Avoid Them)"</w:t>
      </w:r>
    </w:p>
    <w:p>
      <w:pPr>
        <w:pStyle w:val="ListParagraph"/>
        <w:numPr>
          <w:ilvl w:val="0"/>
          <w:numId w:val="2"/>
        </w:numPr>
        <w:spacing w:after="40" w:before="40"/>
      </w:pPr>
      <w:r>
        <w:rPr>
          <w:rFonts w:ascii="Arial" w:cs="Arial" w:eastAsia="Arial" w:hAnsi="Arial"/>
          <w:b w:val="false"/>
          <w:bCs w:val="false"/>
          <w:color w:val="4A5568"/>
          <w:sz w:val="21"/>
          <w:szCs w:val="21"/>
        </w:rPr>
        <w:t xml:space="preserve">"What to Check Before Plugging In Your Solar Kit"</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"What tools do you need" is likely a featured snippet opportunity — Google often pulls a concise answer from well-structured content. Structure the hub with a clear tools list early (spirit level, possibly a mallet, nothing else for most installs) so it can be pulled as a snippet. This article also has strong search intent alignment: someone searching this is about to buy.</w:t>
      </w:r>
    </w:p>
    <w:p>
      <w:r>
        <w:br w:type="page"/>
      </w:r>
    </w:p>
    <w:p>
      <w:pPr>
        <w:pStyle w:val="Heading1"/>
        <w:spacing w:after="180" w:before="360"/>
      </w:pPr>
      <w:r>
        <w:rPr>
          <w:rFonts w:ascii="Arial" w:cs="Arial" w:eastAsia="Arial" w:hAnsi="Arial"/>
          <w:b/>
          <w:bCs/>
          <w:color w:val="0C1526"/>
          <w:sz w:val="36"/>
          <w:szCs w:val="36"/>
        </w:rPr>
        <w:t xml:space="preserve">4. Publishing Calendar</w:t>
      </w:r>
    </w:p>
    <w:p>
      <w:pPr>
        <w:spacing w:after="100" w:before="60"/>
      </w:pPr>
      <w:r>
        <w:rPr>
          <w:rFonts w:ascii="Arial" w:cs="Arial" w:eastAsia="Arial" w:hAnsi="Arial"/>
          <w:b w:val="false"/>
          <w:bCs w:val="false"/>
          <w:i w:val="false"/>
          <w:iCs w:val="false"/>
          <w:color w:val="4A5568"/>
          <w:sz w:val="22"/>
          <w:szCs w:val="22"/>
        </w:rPr>
        <w:t xml:space="preserve">Four phases tied to the regulatory timeline. Each phase has a clear goal and content type. Do not publish product reviews before you have real product access.</w:t>
      </w:r>
    </w:p>
    <w:p>
      <w:pPr>
        <w:spacing w:after="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560"/>
      </w:tblGrid>
      <w:tr>
        <w:trPr>
          <w:tblHeader/>
        </w:trPr>
        <w:tc>
          <w:tcPr>
            <w:tcW w:type="dxa" w:w="14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20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25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Goal</w:t>
            </w:r>
          </w:p>
        </w:tc>
      </w:tr>
      <w:tr>
        <w:tc>
          <w:tcPr>
            <w:tcW w:type="dxa" w:w="14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Apr–May 2026</w:t>
            </w:r>
          </w:p>
        </w:tc>
        <w:tc>
          <w:tcPr>
            <w:tcW w:type="dxa" w:w="20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Phase 1: Authority</w:t>
            </w:r>
          </w:p>
        </w:tc>
        <w:tc>
          <w:tcPr>
            <w:tcW w:type="dxa" w:w="3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Legal hub · Regulatory spokes (G98, BSI, DNO) · Category hub · Renter hub · NEW: Renters’ Rights Act spoke · Planning permission spoke · Taking panels when moving spoke</w:t>
            </w:r>
          </w:p>
        </w:tc>
        <w:tc>
          <w:tcPr>
            <w:tcW w:type="dxa" w:w="25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Rank before kits launch. Build email list. Establish authority.</w:t>
            </w:r>
          </w:p>
        </w:tc>
      </w:tr>
      <w:tr>
        <w:tc>
          <w:tcPr>
            <w:tcW w:type="dxa" w:w="14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May–Jun 2026</w:t>
            </w:r>
          </w:p>
        </w:tc>
        <w:tc>
          <w:tcPr>
            <w:tcW w:type="dxa" w:w="20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Phase 2: Depth</w:t>
            </w:r>
          </w:p>
        </w:tc>
        <w:tc>
          <w:tcPr>
            <w:tcW w:type="dxa" w:w="3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Savings articles · Calculator spokes · Garden office cluster · Shed cluster · Roof cluster</w:t>
            </w:r>
          </w:p>
        </w:tc>
        <w:tc>
          <w:tcPr>
            <w:tcW w:type="dxa" w:w="25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Expand topical coverage. Target long-tail installation queries. Build internal link network.</w:t>
            </w:r>
          </w:p>
        </w:tc>
      </w:tr>
      <w:tr>
        <w:tc>
          <w:tcPr>
            <w:tcW w:type="dxa" w:w="14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Jul 2026</w:t>
            </w:r>
          </w:p>
        </w:tc>
        <w:tc>
          <w:tcPr>
            <w:tcW w:type="dxa" w:w="20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Phase 3: Commercial</w:t>
            </w:r>
          </w:p>
        </w:tc>
        <w:tc>
          <w:tcPr>
            <w:tcW w:type="dxa" w:w="3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Installation base/surface cluster · Tools &amp; how-to cluster · Product review hub (kits now on sale)</w:t>
            </w:r>
          </w:p>
        </w:tc>
        <w:tc>
          <w:tcPr>
            <w:tcW w:type="dxa" w:w="25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Capture peak purchase intent as kits hit shops. Start earning affiliate revenue.</w:t>
            </w:r>
          </w:p>
        </w:tc>
      </w:tr>
      <w:tr>
        <w:tc>
          <w:tcPr>
            <w:tcW w:type="dxa" w:w="14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Aug 2026+</w:t>
            </w:r>
          </w:p>
        </w:tc>
        <w:tc>
          <w:tcPr>
            <w:tcW w:type="dxa" w:w="20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Phase 4: Scale</w:t>
            </w:r>
          </w:p>
        </w:tc>
        <w:tc>
          <w:tcPr>
            <w:tcW w:type="dxa" w:w="3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Individual product reviews · Long-tail installation variations · Seasonal content (winter performance) · Real-world savings case studies</w:t>
            </w:r>
          </w:p>
        </w:tc>
        <w:tc>
          <w:tcPr>
            <w:tcW w:type="dxa" w:w="25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Build out product comparison pages. Introduce user-submitted data to the calculator.</w:t>
            </w:r>
          </w:p>
        </w:tc>
      </w:tr>
    </w:tbl>
    <w:p>
      <w:pPr>
        <w:spacing w:after="0" w:before="0"/>
      </w:pPr>
    </w:p>
    <w:p>
      <w:pPr>
        <w:pStyle w:val="Heading2"/>
        <w:spacing w:after="120" w:before="280"/>
      </w:pPr>
      <w:r>
        <w:rPr>
          <w:rFonts w:ascii="Arial" w:cs="Arial" w:eastAsia="Arial" w:hAnsi="Arial"/>
          <w:b/>
          <w:bCs/>
          <w:color w:val="0C1526"/>
          <w:sz w:val="26"/>
          <w:szCs w:val="26"/>
        </w:rPr>
        <w:t xml:space="preserve">Content production notes</w:t>
      </w:r>
    </w:p>
    <w:p>
      <w:pPr>
        <w:pStyle w:val="ListParagraph"/>
        <w:numPr>
          <w:ilvl w:val="0"/>
          <w:numId w:val="2"/>
        </w:numPr>
        <w:spacing w:after="40" w:before="40"/>
      </w:pPr>
      <w:r>
        <w:rPr>
          <w:rFonts w:ascii="Arial" w:cs="Arial" w:eastAsia="Arial" w:hAnsi="Arial"/>
          <w:b w:val="false"/>
          <w:bCs w:val="false"/>
          <w:color w:val="4A5568"/>
          <w:sz w:val="21"/>
          <w:szCs w:val="21"/>
        </w:rPr>
        <w:t xml:space="preserve">Publish hub pages first — spokes pass authority to hubs, not the other way round</w:t>
      </w:r>
    </w:p>
    <w:p>
      <w:pPr>
        <w:pStyle w:val="ListParagraph"/>
        <w:numPr>
          <w:ilvl w:val="0"/>
          <w:numId w:val="2"/>
        </w:numPr>
        <w:spacing w:after="40" w:before="40"/>
      </w:pPr>
      <w:r>
        <w:rPr>
          <w:rFonts w:ascii="Arial" w:cs="Arial" w:eastAsia="Arial" w:hAnsi="Arial"/>
          <w:b w:val="false"/>
          <w:bCs w:val="false"/>
          <w:color w:val="4A5568"/>
          <w:sz w:val="21"/>
          <w:szCs w:val="21"/>
        </w:rPr>
        <w:t xml:space="preserve">Update the legal/regulatory hub immediately when BSI publishes the product standard (~July 2026)</w:t>
      </w:r>
    </w:p>
    <w:p>
      <w:pPr>
        <w:pStyle w:val="ListParagraph"/>
        <w:numPr>
          <w:ilvl w:val="0"/>
          <w:numId w:val="2"/>
        </w:numPr>
        <w:spacing w:after="40" w:before="40"/>
      </w:pPr>
      <w:r>
        <w:rPr>
          <w:rFonts w:ascii="Arial" w:cs="Arial" w:eastAsia="Arial" w:hAnsi="Arial"/>
          <w:b w:val="false"/>
          <w:bCs w:val="false"/>
          <w:color w:val="4A5568"/>
          <w:sz w:val="21"/>
          <w:szCs w:val="21"/>
        </w:rPr>
        <w:t xml:space="preserve">Add a 'Last updated' date to every article — this space is moving fast and readers notice freshness</w:t>
      </w:r>
    </w:p>
    <w:p>
      <w:pPr>
        <w:pStyle w:val="ListParagraph"/>
        <w:numPr>
          <w:ilvl w:val="0"/>
          <w:numId w:val="2"/>
        </w:numPr>
        <w:spacing w:after="40" w:before="40"/>
      </w:pPr>
      <w:r>
        <w:rPr>
          <w:rFonts w:ascii="Arial" w:cs="Arial" w:eastAsia="Arial" w:hAnsi="Arial"/>
          <w:b w:val="false"/>
          <w:bCs w:val="false"/>
          <w:color w:val="4A5568"/>
          <w:sz w:val="21"/>
          <w:szCs w:val="21"/>
        </w:rPr>
        <w:t xml:space="preserve">The calculator should be embedded or prominently linked from every article</w:t>
      </w:r>
    </w:p>
    <w:p>
      <w:pPr>
        <w:pStyle w:val="ListParagraph"/>
        <w:numPr>
          <w:ilvl w:val="0"/>
          <w:numId w:val="2"/>
        </w:numPr>
        <w:spacing w:after="40" w:before="40"/>
      </w:pPr>
      <w:r>
        <w:rPr>
          <w:rFonts w:ascii="Arial" w:cs="Arial" w:eastAsia="Arial" w:hAnsi="Arial"/>
          <w:b w:val="false"/>
          <w:bCs w:val="false"/>
          <w:color w:val="4A5568"/>
          <w:sz w:val="21"/>
          <w:szCs w:val="21"/>
        </w:rPr>
        <w:t xml:space="preserve">Don't publish product reviews until kits are physically available — placeholder reviews damage trust</w:t>
      </w:r>
    </w:p>
    <w:p>
      <w:pPr>
        <w:spacing w:after="0" w:before="0"/>
      </w:pPr>
    </w:p>
    <w:p>
      <w:r>
        <w:br w:type="page"/>
      </w:r>
    </w:p>
    <w:p>
      <w:pPr>
        <w:pStyle w:val="Heading1"/>
        <w:spacing w:after="180" w:before="360"/>
      </w:pPr>
      <w:ins w:id="940" w:author="Claude" w:date="2026-04-05T00:00:00Z">
        <w:r>
          <w:rPr>
            <w:rFonts w:ascii="Arial" w:cs="Arial" w:eastAsia="Arial" w:hAnsi="Arial"/>
            <w:b/>
            <w:bCs/>
            <w:color w:val="0C1526"/>
            <w:sz w:val="36"/>
            <w:szCs w:val="36"/>
          </w:rPr>
          <w:t xml:space="preserve">5. Competitor Intelligence</w:t>
        </w:r>
      </w:ins>
    </w:p>
    <w:p>
      <w:ins w:id="941" w:author="Claude" w:date="2026-04-05T00:00:00Z">
        <w:r>
          <w:rPr>
            <w:rFonts w:ascii="Arial" w:cs="Arial" w:eastAsia="Arial" w:hAnsi="Arial"/>
            <w:color w:val="4A5568"/>
            <w:sz w:val="22"/>
            <w:szCs w:val="22"/>
          </w:rPr>
          <w:t xml:space="preserve">Based on SERP analysis conducted April 2026. The market is early-stage: no single competitor has comprehensive hub-and-spoke coverage across all ten clusters. The window to establish topical authority before commercial intent peaks in July 2026 remains open.</w:t>
        </w:r>
      </w:ins>
    </w:p>
    <w:p>
      <w:pPr>
        <w:spacing w:after="120" w:before="280"/>
      </w:pPr>
      <w:ins w:id="942" w:author="Claude" w:date="2026-04-05T00:00:00Z">
        <w:r>
          <w:rPr>
            <w:rFonts w:ascii="Arial" w:cs="Arial" w:eastAsia="Arial" w:hAnsi="Arial"/>
            <w:b/>
            <w:bCs/>
            <w:color w:val="0C1526"/>
            <w:sz w:val="28"/>
            <w:szCs w:val="28"/>
          </w:rPr>
          <w:t xml:space="preserve">Primary competitor: balconysolarguide.co.uk</w:t>
        </w:r>
      </w:ins>
    </w:p>
    <w:p>
      <w:ins w:id="943" w:author="Claude" w:date="2026-04-05T00:00:00Z">
        <w:r>
          <w:rPr>
            <w:rFonts w:ascii="Arial" w:cs="Arial" w:eastAsia="Arial" w:hAnsi="Arial"/>
            <w:color w:val="4A5568"/>
            <w:sz w:val="22"/>
            <w:szCs w:val="22"/>
          </w:rPr>
          <w:t xml:space="preserve">The most direct competitor. Has a calculator, product reviews (EcoFlow STREAM, Anker SOLIX), G98 guide, SEG article, renter section, and a plug-in vs rooftop comparison page. Coverage is broad but shallow — most articles are 1,000–1,500 words without detailed spoke networks. Gaps: no garden office cluster, no sheds cluster, no installation surfaces cluster, no BSI standard article, no planning permission article, no “taking panels when moving” content. Winning strategy: match their breadth first (Clusters 1–4), then outflank with the clusters they have not built.</w:t>
        </w:r>
      </w:ins>
    </w:p>
    <w:p>
      <w:pPr>
        <w:spacing w:after="120" w:before="280"/>
      </w:pPr>
      <w:ins w:id="944" w:author="Claude" w:date="2026-04-05T00:00:00Z">
        <w:r>
          <w:rPr>
            <w:rFonts w:ascii="Arial" w:cs="Arial" w:eastAsia="Arial" w:hAnsi="Arial"/>
            <w:b/>
            <w:bCs/>
            <w:color w:val="0C1526"/>
            <w:sz w:val="28"/>
            <w:szCs w:val="28"/>
          </w:rPr>
          <w:t xml:space="preserve">Secondary competitor: balconysolar.uk</w:t>
        </w:r>
      </w:ins>
    </w:p>
    <w:p>
      <w:ins w:id="945" w:author="Claude" w:date="2026-04-05T00:00:00Z">
        <w:r>
          <w:rPr>
            <w:rFonts w:ascii="Arial" w:cs="Arial" w:eastAsia="Arial" w:hAnsi="Arial"/>
            <w:color w:val="4A5568"/>
            <w:sz w:val="22"/>
            <w:szCs w:val="22"/>
          </w:rPr>
          <w:t xml:space="preserve">Has a calculator and covers some renter and regulatory content, but pages are thin (typically under 1,000 words) with almost no spoke-article depth. Ranks on brand name but limited editorial coverage. Not a serious structural threat provided plugin.solar builds out its clusters properly.</w:t>
        </w:r>
      </w:ins>
    </w:p>
    <w:p>
      <w:pPr>
        <w:spacing w:after="120" w:before="280"/>
      </w:pPr>
      <w:ins w:id="946" w:author="Claude" w:date="2026-04-05T00:00:00Z">
        <w:r>
          <w:rPr>
            <w:rFonts w:ascii="Arial" w:cs="Arial" w:eastAsia="Arial" w:hAnsi="Arial"/>
            <w:b/>
            <w:bCs/>
            <w:color w:val="0C1526"/>
            <w:sz w:val="28"/>
            <w:szCs w:val="28"/>
          </w:rPr>
          <w:t xml:space="preserve">High-DA threats: sunsave.energy, which.co.uk, Energy Saving Trust</w:t>
        </w:r>
      </w:ins>
    </w:p>
    <w:p>
      <w:ins w:id="947" w:author="Claude" w:date="2026-04-05T00:00:00Z">
        <w:r>
          <w:rPr>
            <w:rFonts w:ascii="Arial" w:cs="Arial" w:eastAsia="Arial" w:hAnsi="Arial"/>
            <w:color w:val="4A5568"/>
            <w:sz w:val="22"/>
            <w:szCs w:val="22"/>
          </w:rPr>
          <w:t xml:space="preserve">sunsave.energy has a strong 3,500-word expert guide that will rank well on domain authority alone, but it is a single page with no cluster depth, no installation sub-topics, and no renter-specific content. which.co.uk and Energy Saving Trust have one article each — high DA but no hub-and-spoke structure. These sites cannot be beaten on domain authority, but they can be beaten on depth and topical coverage. A site that owns 40+ pages on plug-in solar will outrank a single page from a high-DA generalist for the majority of long-tail queries.</w:t>
        </w:r>
      </w:ins>
    </w:p>
    <w:p>
      <w:pPr>
        <w:spacing w:after="120" w:before="280"/>
      </w:pPr>
      <w:ins w:id="948" w:author="Claude" w:date="2026-04-05T00:00:00Z">
        <w:r>
          <w:rPr>
            <w:rFonts w:ascii="Arial" w:cs="Arial" w:eastAsia="Arial" w:hAnsi="Arial"/>
            <w:b/>
            <w:bCs/>
            <w:color w:val="0C1526"/>
            <w:sz w:val="28"/>
            <w:szCs w:val="28"/>
          </w:rPr>
          <w:t xml:space="preserve">Affiliate competitor: pluginsolar.co.uk</w:t>
        </w:r>
      </w:ins>
    </w:p>
    <w:p>
      <w:ins w:id="949" w:author="Claude" w:date="2026-04-05T00:00:00Z">
        <w:r>
          <w:rPr>
            <w:rFonts w:ascii="Arial" w:cs="Arial" w:eastAsia="Arial" w:hAnsi="Arial"/>
            <w:color w:val="4A5568"/>
            <w:sz w:val="22"/>
            <w:szCs w:val="22"/>
          </w:rPr>
          <w:t xml:space="preserve">A merchant site selling mounting hardware with some editorial guides attached. Ranks for product-level queries (ground mount frames, flat roof adjustable mounts) but has thin editorial, obvious commercial conflict of interest, and no renter or savings content. The affiliate hardware angle (balcony clamps, ground stakes, ballast frames) is a real overlap — keep product recommendation language neutral and evidence-based to differentiate on trust.</w:t>
        </w:r>
      </w:ins>
    </w:p>
    <w:p>
      <w:pPr>
        <w:pStyle w:val="Heading1"/>
        <w:spacing w:after="180" w:before="360"/>
      </w:pPr>
      <w:r>
        <w:rPr>
          <w:rFonts w:ascii="Arial" w:cs="Arial" w:eastAsia="Arial" w:hAnsi="Arial"/>
          <w:b/>
          <w:bCs/>
          <w:color w:val="0C1526"/>
          <w:sz w:val="36"/>
          <w:szCs w:val="36"/>
        </w:rPr>
        <w:t xml:space="preserve">6. Editorial Guidelines</w:t>
      </w:r>
    </w:p>
    <w:p>
      <w:pPr>
        <w:pStyle w:val="Heading2"/>
        <w:spacing w:after="120" w:before="280"/>
      </w:pPr>
      <w:r>
        <w:rPr>
          <w:rFonts w:ascii="Arial" w:cs="Arial" w:eastAsia="Arial" w:hAnsi="Arial"/>
          <w:b/>
          <w:bCs/>
          <w:color w:val="0C1526"/>
          <w:sz w:val="26"/>
          <w:szCs w:val="26"/>
        </w:rPr>
        <w:t xml:space="preserve">Accuracy above all</w:t>
      </w:r>
    </w:p>
    <w:p>
      <w:pPr>
        <w:spacing w:after="100" w:before="60"/>
      </w:pPr>
      <w:r>
        <w:rPr>
          <w:rFonts w:ascii="Arial" w:cs="Arial" w:eastAsia="Arial" w:hAnsi="Arial"/>
          <w:b w:val="false"/>
          <w:bCs w:val="false"/>
          <w:i w:val="false"/>
          <w:iCs w:val="false"/>
          <w:color w:val="4A5568"/>
          <w:sz w:val="22"/>
          <w:szCs w:val="22"/>
        </w:rPr>
        <w:t xml:space="preserve">The single most important trust signal in this space is getting the regulatory situation right. Most existing UK content either overstates ("it's legal now!") or understates ("it's coming eventually") what has happened. The correct framing, which very few sites are using:</w:t>
      </w:r>
    </w:p>
    <w:p>
      <w:pPr>
        <w:pStyle w:val="ListParagraph"/>
        <w:numPr>
          <w:ilvl w:val="0"/>
          <w:numId w:val="2"/>
        </w:numPr>
        <w:spacing w:after="40" w:before="40"/>
      </w:pPr>
      <w:r>
        <w:rPr>
          <w:rFonts w:ascii="Arial" w:cs="Arial" w:eastAsia="Arial" w:hAnsi="Arial"/>
          <w:b w:val="false"/>
          <w:bCs w:val="false"/>
          <w:color w:val="4A5568"/>
          <w:sz w:val="21"/>
          <w:szCs w:val="21"/>
        </w:rPr>
        <w:t xml:space="preserve">The government confirmed on 15 March 2026 that it will legalise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The wiring regulations (BS 7671 Amendment 4) updated on 15 April 2026 — enabling the framework</w:t>
      </w:r>
    </w:p>
    <w:p>
      <w:pPr>
        <w:pStyle w:val="ListParagraph"/>
        <w:numPr>
          <w:ilvl w:val="0"/>
          <w:numId w:val="2"/>
        </w:numPr>
        <w:spacing w:after="40" w:before="40"/>
      </w:pPr>
      <w:r>
        <w:rPr>
          <w:rFonts w:ascii="Arial" w:cs="Arial" w:eastAsia="Arial" w:hAnsi="Arial"/>
          <w:b w:val="false"/>
          <w:bCs w:val="false"/>
          <w:color w:val="4A5568"/>
          <w:sz w:val="21"/>
          <w:szCs w:val="21"/>
        </w:rPr>
        <w:t xml:space="preserve">Products cannot legally be connected until BSI publishes the product standard (~July 2026)</w:t>
      </w:r>
    </w:p>
    <w:p>
      <w:pPr>
        <w:pStyle w:val="ListParagraph"/>
        <w:numPr>
          <w:ilvl w:val="0"/>
          <w:numId w:val="2"/>
        </w:numPr>
        <w:spacing w:after="40" w:before="40"/>
      </w:pPr>
      <w:r>
        <w:rPr>
          <w:rFonts w:ascii="Arial" w:cs="Arial" w:eastAsia="Arial" w:hAnsi="Arial"/>
          <w:b w:val="false"/>
          <w:bCs w:val="false"/>
          <w:color w:val="4A5568"/>
          <w:sz w:val="21"/>
          <w:szCs w:val="21"/>
        </w:rPr>
        <w:t xml:space="preserve">Compliant kits are expected in Lidl, Sainsbury's, Amazon, and specialist retailers from summer 2026</w:t>
      </w:r>
    </w:p>
    <w:p>
      <w:pPr>
        <w:pStyle w:val="ListParagraph"/>
        <w:numPr>
          <w:ilvl w:val="0"/>
          <w:numId w:val="2"/>
        </w:numPr>
        <w:spacing w:after="40" w:before="40"/>
      </w:pPr>
      <w:r>
        <w:rPr>
          <w:rFonts w:ascii="Arial" w:cs="Arial" w:eastAsia="Arial" w:hAnsi="Arial"/>
          <w:b w:val="false"/>
          <w:bCs w:val="false"/>
          <w:color w:val="4A5568"/>
          <w:sz w:val="21"/>
          <w:szCs w:val="21"/>
        </w:rPr>
        <w:t xml:space="preserve">Until the product standard is published, connecting any kit to your ring main is technically non-compliant</w:t>
      </w:r>
    </w:p>
    <w:p>
      <w:pPr>
        <w:spacing w:after="0" w:before="0"/>
      </w:pPr>
    </w:p>
    <w:p>
      <w:pPr>
        <w:pStyle w:val="Heading2"/>
        <w:spacing w:after="120" w:before="280"/>
      </w:pPr>
      <w:r>
        <w:rPr>
          <w:rFonts w:ascii="Arial" w:cs="Arial" w:eastAsia="Arial" w:hAnsi="Arial"/>
          <w:b/>
          <w:bCs/>
          <w:color w:val="0C1526"/>
          <w:sz w:val="26"/>
          <w:szCs w:val="26"/>
        </w:rPr>
        <w:t xml:space="preserve">Tone</w:t>
      </w:r>
    </w:p>
    <w:p>
      <w:pPr>
        <w:pStyle w:val="ListParagraph"/>
        <w:numPr>
          <w:ilvl w:val="0"/>
          <w:numId w:val="2"/>
        </w:numPr>
        <w:spacing w:after="40" w:before="40"/>
      </w:pPr>
      <w:r>
        <w:rPr>
          <w:rFonts w:ascii="Arial" w:cs="Arial" w:eastAsia="Arial" w:hAnsi="Arial"/>
          <w:b w:val="false"/>
          <w:bCs w:val="false"/>
          <w:color w:val="4A5568"/>
          <w:sz w:val="21"/>
          <w:szCs w:val="21"/>
        </w:rPr>
        <w:t xml:space="preserve">Plain English throughout — no jargon without explanation</w:t>
      </w:r>
    </w:p>
    <w:p>
      <w:pPr>
        <w:pStyle w:val="ListParagraph"/>
        <w:numPr>
          <w:ilvl w:val="0"/>
          <w:numId w:val="2"/>
        </w:numPr>
        <w:spacing w:after="40" w:before="40"/>
      </w:pPr>
      <w:r>
        <w:rPr>
          <w:rFonts w:ascii="Arial" w:cs="Arial" w:eastAsia="Arial" w:hAnsi="Arial"/>
          <w:b w:val="false"/>
          <w:bCs w:val="false"/>
          <w:color w:val="4A5568"/>
          <w:sz w:val="21"/>
          <w:szCs w:val="21"/>
        </w:rPr>
        <w:t xml:space="preserve">Be honest about limitations (orientation affects output, winter generates far less than summer)</w:t>
      </w:r>
    </w:p>
    <w:p>
      <w:pPr>
        <w:pStyle w:val="ListParagraph"/>
        <w:numPr>
          <w:ilvl w:val="0"/>
          <w:numId w:val="2"/>
        </w:numPr>
        <w:spacing w:after="40" w:before="40"/>
      </w:pPr>
      <w:r>
        <w:rPr>
          <w:rFonts w:ascii="Arial" w:cs="Arial" w:eastAsia="Arial" w:hAnsi="Arial"/>
          <w:b w:val="false"/>
          <w:bCs w:val="false"/>
          <w:color w:val="4A5568"/>
          <w:sz w:val="21"/>
          <w:szCs w:val="21"/>
        </w:rPr>
        <w:t xml:space="preserve">Don't oversell savings — use the Carbon Brief analysis as a credible anchor</w:t>
      </w:r>
    </w:p>
    <w:p>
      <w:pPr>
        <w:pStyle w:val="ListParagraph"/>
        <w:numPr>
          <w:ilvl w:val="0"/>
          <w:numId w:val="2"/>
        </w:numPr>
        <w:spacing w:after="40" w:before="40"/>
      </w:pPr>
      <w:r>
        <w:rPr>
          <w:rFonts w:ascii="Arial" w:cs="Arial" w:eastAsia="Arial" w:hAnsi="Arial"/>
          <w:b w:val="false"/>
          <w:bCs w:val="false"/>
          <w:color w:val="4A5568"/>
          <w:sz w:val="21"/>
          <w:szCs w:val="21"/>
        </w:rPr>
        <w:t xml:space="preserve">Forward-looking on timing — "expected July 2026" not "coming soon"</w:t>
      </w:r>
    </w:p>
    <w:p>
      <w:pPr>
        <w:pStyle w:val="ListParagraph"/>
        <w:numPr>
          <w:ilvl w:val="0"/>
          <w:numId w:val="2"/>
        </w:numPr>
        <w:spacing w:after="40" w:before="40"/>
      </w:pPr>
      <w:r>
        <w:rPr>
          <w:rFonts w:ascii="Arial" w:cs="Arial" w:eastAsia="Arial" w:hAnsi="Arial"/>
          <w:b w:val="false"/>
          <w:bCs w:val="false"/>
          <w:color w:val="4A5568"/>
          <w:sz w:val="21"/>
          <w:szCs w:val="21"/>
        </w:rPr>
        <w:t xml:space="preserve">Avoid implying products are available when they are not</w:t>
      </w:r>
    </w:p>
    <w:p>
      <w:pPr>
        <w:spacing w:after="0" w:before="0"/>
      </w:pPr>
    </w:p>
    <w:p>
      <w:pPr>
        <w:pStyle w:val="Heading2"/>
        <w:spacing w:after="120" w:before="280"/>
      </w:pPr>
      <w:r>
        <w:rPr>
          <w:rFonts w:ascii="Arial" w:cs="Arial" w:eastAsia="Arial" w:hAnsi="Arial"/>
          <w:b/>
          <w:bCs/>
          <w:color w:val="0C1526"/>
          <w:sz w:val="26"/>
          <w:szCs w:val="26"/>
        </w:rPr>
        <w:t xml:space="preserve">Word count targets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860"/>
      </w:tblGrid>
      <w:tr>
        <w:trPr>
          <w:tblHeader/>
        </w:trPr>
        <w:tc>
          <w:tcPr>
            <w:tcW w:type="dxa" w:w="35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Content type</w:t>
            </w:r>
          </w:p>
        </w:tc>
        <w:tc>
          <w:tcPr>
            <w:tcW w:type="dxa" w:w="18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Target word count</w:t>
            </w:r>
          </w:p>
        </w:tc>
        <w:tc>
          <w:tcPr>
            <w:tcW w:type="dxa" w:w="38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5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Cluster hub page</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2,500–3,500 words</w:t>
            </w:r>
          </w:p>
        </w:tc>
        <w:tc>
          <w:tcPr>
            <w:tcW w:type="dxa" w:w="38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Comprehensive, regularly updated, strong internal linking</w:t>
            </w:r>
          </w:p>
        </w:tc>
      </w:tr>
      <w:tr>
        <w:tc>
          <w:tcPr>
            <w:tcW w:type="dxa" w:w="35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In-depth spoke (legal, installation)</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1,500–2,500 words</w:t>
            </w:r>
          </w:p>
        </w:tc>
        <w:tc>
          <w:tcPr>
            <w:tcW w:type="dxa" w:w="38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Answer the specific question fully; link to hub</w:t>
            </w:r>
          </w:p>
        </w:tc>
      </w:tr>
      <w:tr>
        <w:tc>
          <w:tcPr>
            <w:tcW w:type="dxa" w:w="35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Product review</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1,200–2,000 words</w:t>
            </w:r>
          </w:p>
        </w:tc>
        <w:tc>
          <w:tcPr>
            <w:tcW w:type="dxa" w:w="38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Specific specs, real testing, clear verdict — no filler</w:t>
            </w:r>
          </w:p>
        </w:tc>
      </w:tr>
      <w:tr>
        <w:tc>
          <w:tcPr>
            <w:tcW w:type="dxa" w:w="35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Comparison / roundup</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2,000–3,000 words</w:t>
            </w:r>
          </w:p>
        </w:tc>
        <w:tc>
          <w:tcPr>
            <w:tcW w:type="dxa" w:w="38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Structured with clear comparison table; affiliate links</w:t>
            </w:r>
          </w:p>
        </w:tc>
      </w:tr>
      <w:tr>
        <w:tc>
          <w:tcPr>
            <w:tcW w:type="dxa" w:w="35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Short how-to / checklist</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600–1,000 words</w:t>
            </w:r>
          </w:p>
        </w:tc>
        <w:tc>
          <w:tcPr>
            <w:tcW w:type="dxa" w:w="38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Featured snippet target; clear structure; scannable</w:t>
            </w:r>
          </w:p>
        </w:tc>
      </w:tr>
    </w:tbl>
    <w:p>
      <w:pPr>
        <w:spacing w:after="0" w:before="0"/>
      </w:pPr>
    </w:p>
    <w:p>
      <w:r>
        <w:br w:type="page"/>
      </w:r>
    </w:p>
    <w:p>
      <w:pPr>
        <w:pStyle w:val="Heading1"/>
        <w:spacing w:after="180" w:before="360"/>
      </w:pPr>
      <w:r>
        <w:rPr>
          <w:rFonts w:ascii="Arial" w:cs="Arial" w:eastAsia="Arial" w:hAnsi="Arial"/>
          <w:b/>
          <w:bCs/>
          <w:color w:val="0C1526"/>
          <w:sz w:val="36"/>
          <w:szCs w:val="36"/>
        </w:rPr>
        <w:t xml:space="preserve">7. Monetisation by Phase</w:t>
      </w:r>
    </w:p>
    <w:p>
      <w:pPr>
        <w:spacing w:after="100" w:before="60"/>
      </w:pPr>
      <w:r>
        <w:rPr>
          <w:rFonts w:ascii="Arial" w:cs="Arial" w:eastAsia="Arial" w:hAnsi="Arial"/>
          <w:b w:val="false"/>
          <w:bCs w:val="false"/>
          <w:i w:val="false"/>
          <w:iCs w:val="false"/>
          <w:color w:val="4A5568"/>
          <w:sz w:val="22"/>
          <w:szCs w:val="22"/>
        </w:rPr>
        <w:t xml:space="preserve">Three revenue streams, each tied to a different stage of the user journey.</w:t>
      </w:r>
    </w:p>
    <w:p>
      <w:pPr>
        <w:spacing w:after="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560"/>
      </w:tblGrid>
      <w:tr>
        <w:trPr>
          <w:tblHeader/>
        </w:trPr>
        <w:tc>
          <w:tcPr>
            <w:tcW w:type="dxa" w:w="20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Stream</w:t>
            </w:r>
          </w:p>
        </w:tc>
        <w:tc>
          <w:tcPr>
            <w:tcW w:type="dxa" w:w="26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45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Key actions</w:t>
            </w:r>
          </w:p>
        </w:tc>
      </w:tr>
      <w:tr>
        <w:tc>
          <w:tcPr>
            <w:tcW w:type="dxa" w:w="20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Email list</w:t>
            </w:r>
          </w:p>
        </w:tc>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Nurture → purchase</w:t>
            </w:r>
          </w:p>
        </w:tc>
        <w:tc>
          <w:tcPr>
            <w:tcW w:type="dxa" w:w="45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Calculator report capture. Alert when kits go on sale. Kit recommendation email series. Build before kits launch.</w:t>
            </w:r>
          </w:p>
        </w:tc>
      </w:tr>
      <w:tr>
        <w:tc>
          <w:tcPr>
            <w:tcW w:type="dxa" w:w="20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Affiliate</w:t>
            </w:r>
          </w:p>
        </w:tc>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Commission on kit sales</w:t>
            </w:r>
          </w:p>
        </w:tc>
        <w:tc>
          <w:tcPr>
            <w:tcW w:type="dxa" w:w="45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EcoFlow, Anker SOLIX, Amazon Associates. Also: mounting hardware, ground stakes, balcony clamps. Live July 2026.</w:t>
            </w:r>
          </w:p>
        </w:tc>
      </w:tr>
      <w:tr>
        <w:tc>
          <w:tcPr>
            <w:tcW w:type="dxa" w:w="20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Lead generation</w:t>
            </w:r>
          </w:p>
        </w:tc>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Comparison / installer referral (future)</w:t>
            </w:r>
          </w:p>
        </w:tc>
        <w:tc>
          <w:tcPr>
            <w:tcW w:type="dxa" w:w="45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When full roof solar makes more sense than plug-in, refer to an installer comparison service. Long-term revenue diversification.</w:t>
            </w:r>
          </w:p>
        </w:tc>
      </w:tr>
    </w:tbl>
    <w:p>
      <w:pPr>
        <w:spacing w:after="0" w:before="0"/>
      </w:pPr>
    </w:p>
    <w:p>
      <w:pPr>
        <w:pStyle w:val="Heading2"/>
        <w:spacing w:after="120" w:before="280"/>
      </w:pPr>
      <w:r>
        <w:rPr>
          <w:rFonts w:ascii="Arial" w:cs="Arial" w:eastAsia="Arial" w:hAnsi="Arial"/>
          <w:b/>
          <w:bCs/>
          <w:color w:val="0C1526"/>
          <w:sz w:val="26"/>
          <w:szCs w:val="26"/>
        </w:rPr>
        <w:t xml:space="preserve">Affiliate partner priority</w:t>
      </w:r>
    </w:p>
    <w:p>
      <w:pPr>
        <w:pStyle w:val="ListParagraph"/>
        <w:numPr>
          <w:ilvl w:val="0"/>
          <w:numId w:val="2"/>
        </w:numPr>
        <w:spacing w:after="40" w:before="40"/>
      </w:pPr>
      <w:r>
        <w:rPr>
          <w:rFonts w:ascii="Arial" w:cs="Arial" w:eastAsia="Arial" w:hAnsi="Arial"/>
          <w:b w:val="false"/>
          <w:bCs w:val="false"/>
          <w:color w:val="4A5568"/>
          <w:sz w:val="21"/>
          <w:szCs w:val="21"/>
        </w:rPr>
        <w:t xml:space="preserve">EcoFlow — government-partnered brand, highest UK name recognition, likely best commission rate</w:t>
      </w:r>
    </w:p>
    <w:p>
      <w:pPr>
        <w:pStyle w:val="ListParagraph"/>
        <w:numPr>
          <w:ilvl w:val="0"/>
          <w:numId w:val="2"/>
        </w:numPr>
        <w:spacing w:after="40" w:before="40"/>
      </w:pPr>
      <w:r>
        <w:rPr>
          <w:rFonts w:ascii="Arial" w:cs="Arial" w:eastAsia="Arial" w:hAnsi="Arial"/>
          <w:b w:val="false"/>
          <w:bCs w:val="false"/>
          <w:color w:val="4A5568"/>
          <w:sz w:val="21"/>
          <w:szCs w:val="21"/>
        </w:rPr>
        <w:t xml:space="preserve">Anker SOLIX — strong second brand, competitive specs</w:t>
      </w:r>
    </w:p>
    <w:p>
      <w:pPr>
        <w:pStyle w:val="ListParagraph"/>
        <w:numPr>
          <w:ilvl w:val="0"/>
          <w:numId w:val="2"/>
        </w:numPr>
        <w:spacing w:after="40" w:before="40"/>
      </w:pPr>
      <w:r>
        <w:rPr>
          <w:rFonts w:ascii="Arial" w:cs="Arial" w:eastAsia="Arial" w:hAnsi="Arial"/>
          <w:b w:val="false"/>
          <w:bCs w:val="false"/>
          <w:color w:val="4A5568"/>
          <w:sz w:val="21"/>
          <w:szCs w:val="21"/>
        </w:rPr>
        <w:t xml:space="preserve">Amazon Associates — useful for long-tail product variants and accessories</w:t>
      </w:r>
    </w:p>
    <w:p>
      <w:pPr>
        <w:pStyle w:val="ListParagraph"/>
        <w:numPr>
          <w:ilvl w:val="0"/>
          <w:numId w:val="2"/>
        </w:numPr>
        <w:spacing w:after="40" w:before="40"/>
      </w:pPr>
      <w:r>
        <w:rPr>
          <w:rFonts w:ascii="Arial" w:cs="Arial" w:eastAsia="Arial" w:hAnsi="Arial"/>
          <w:b w:val="false"/>
          <w:bCs w:val="false"/>
          <w:color w:val="4A5568"/>
          <w:sz w:val="21"/>
          <w:szCs w:val="21"/>
        </w:rPr>
        <w:t xml:space="preserve">City Plumbing — trade supplier now stocking plug-in kits; good for mounting hardware</w:t>
      </w:r>
    </w:p>
    <w:p>
      <w:pPr>
        <w:pStyle w:val="ListParagraph"/>
        <w:numPr>
          <w:ilvl w:val="0"/>
          <w:numId w:val="2"/>
        </w:numPr>
        <w:spacing w:after="40" w:before="40"/>
      </w:pPr>
      <w:r>
        <w:rPr>
          <w:rFonts w:ascii="Arial" w:cs="Arial" w:eastAsia="Arial" w:hAnsi="Arial"/>
          <w:b w:val="false"/>
          <w:bCs w:val="false"/>
          <w:color w:val="4A5568"/>
          <w:sz w:val="21"/>
          <w:szCs w:val="21"/>
        </w:rPr>
        <w:t xml:space="preserve">Specialist mounting hardware suppliers — Renusol, K2 Systems (once UK-compliant ranges launch)</w:t>
      </w:r>
    </w:p>
    <w:p>
      <w:pPr>
        <w:spacing w:after="0" w:before="0"/>
      </w:pPr>
    </w:p>
    <w:p>
      <w:pPr>
        <w:spacing w:after="0" w:before="0"/>
      </w:pPr>
    </w:p>
    <w:p>
      <w:pPr>
        <w:pBdr>
          <w:bottom w:val="single" w:color="E09400" w:sz="4" w:space="1"/>
        </w:pBdr>
        <w:spacing w:after="160" w:before="160"/>
      </w:pPr>
    </w:p>
    <w:p>
      <w:pPr>
        <w:spacing w:after="40" w:before="160"/>
      </w:pPr>
      <w:r>
        <w:rPr>
          <w:rFonts w:ascii="Arial" w:cs="Arial" w:eastAsia="Arial" w:hAnsi="Arial"/>
          <w:b/>
          <w:bCs/>
          <w:color w:val="0C1526"/>
          <w:sz w:val="24"/>
          <w:szCs w:val="24"/>
        </w:rPr>
        <w:t xml:space="preserve">plugin</w:t>
      </w:r>
      <w:r>
        <w:rPr>
          <w:rFonts w:ascii="Arial" w:cs="Arial" w:eastAsia="Arial" w:hAnsi="Arial"/>
          <w:b/>
          <w:bCs/>
          <w:color w:val="E09400"/>
          <w:sz w:val="24"/>
          <w:szCs w:val="24"/>
        </w:rPr>
        <w:t xml:space="preserve">.solar</w:t>
      </w:r>
      <w:r>
        <w:rPr>
          <w:rFonts w:ascii="Arial" w:cs="Arial" w:eastAsia="Arial" w:hAnsi="Arial"/>
          <w:color w:val="8896AF"/>
          <w:sz w:val="18"/>
          <w:szCs w:val="18"/>
        </w:rPr>
        <w:t xml:space="preserve">  ·  Content Strategy 2026  ·  Update when BSI product standard publishes (~July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2EE" w:sz="4" w:space="1"/>
      </w:pBdr>
      <w:tabs>
        <w:tab w:val="right" w:pos="8506"/>
      </w:tabs>
      <w:spacing w:after="0" w:before="120"/>
    </w:pPr>
    <w:r>
      <w:rPr>
        <w:rFonts w:ascii="Arial" w:cs="Arial" w:eastAsia="Arial" w:hAnsi="Arial"/>
        <w:color w:val="8896AF"/>
        <w:sz w:val="16"/>
        <w:szCs w:val="16"/>
      </w:rPr>
      <w:t xml:space="preserve">Confidential · Not for distribution</w:t>
    </w:r>
    <w:r>
      <w:rPr>
        <w:rFonts w:ascii="Arial" w:cs="Arial" w:eastAsia="Arial" w:hAnsi="Arial"/>
        <w:sz w:val="16"/>
        <w:szCs w:val="16"/>
      </w:rPr>
      <w:t xml:space="preserve">	</w:t>
    </w:r>
    <w:r>
      <w:rPr>
        <w:rFonts w:ascii="Arial" w:cs="Arial" w:eastAsia="Arial" w:hAnsi="Arial"/>
        <w:color w:val="8896AF"/>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9400" w:sz="4" w:space="1"/>
      </w:pBdr>
      <w:spacing w:after="120" w:before="0"/>
    </w:pPr>
    <w:r>
      <w:rPr>
        <w:rFonts w:ascii="Arial" w:cs="Arial" w:eastAsia="Arial" w:hAnsi="Arial"/>
        <w:b/>
        <w:bCs/>
        <w:color w:val="E09400"/>
        <w:sz w:val="18"/>
        <w:szCs w:val="18"/>
      </w:rPr>
      <w:t xml:space="preserve">plugin.solar</w:t>
    </w:r>
    <w:r>
      <w:rPr>
        <w:rFonts w:ascii="Arial" w:cs="Arial" w:eastAsia="Arial" w:hAnsi="Arial"/>
        <w:color w:val="8896AF"/>
        <w:sz w:val="18"/>
        <w:szCs w:val="18"/>
      </w:rPr>
      <w:t xml:space="preserve">  ·  Content Strategy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1526"/>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C152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094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2026-04-05T16:31:00.752Z</dcterms:created>
  <dcterms:modified xsi:type="dcterms:W3CDTF">2026-04-05T16:31:00.753Z</dcterms:modified>
</cp:coreProperties>
</file>

<file path=docProps/custom.xml><?xml version="1.0" encoding="utf-8"?>
<Properties xmlns="http://schemas.openxmlformats.org/officeDocument/2006/custom-properties" xmlns:vt="http://schemas.openxmlformats.org/officeDocument/2006/docPropsVTypes"/>
</file>